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4843D8" w14:textId="77777777" w:rsidR="001945B1" w:rsidRDefault="00BE2A3C" w:rsidP="001B5F2C">
      <w:pPr>
        <w:pStyle w:val="Titre1"/>
      </w:pPr>
      <w:bookmarkStart w:id="0" w:name="_Toc58420144"/>
      <w:r>
        <w:t>Introduction</w:t>
      </w:r>
      <w:bookmarkEnd w:id="0"/>
    </w:p>
    <w:p w14:paraId="045F64E7" w14:textId="77777777" w:rsidR="00631000" w:rsidRDefault="00631000" w:rsidP="009D358C">
      <w:r>
        <w:t>Nous vous communiquons la liste tarif</w:t>
      </w:r>
      <w:r w:rsidR="00A4402E">
        <w:t>aire</w:t>
      </w:r>
      <w:r>
        <w:t xml:space="preserve"> 2021 des évents de surpression du fournisseur </w:t>
      </w:r>
      <w:r w:rsidR="00A4402E">
        <w:t>COR</w:t>
      </w:r>
      <w:bookmarkStart w:id="1" w:name="_GoBack"/>
      <w:bookmarkEnd w:id="1"/>
      <w:r w:rsidR="00A4402E">
        <w:t xml:space="preserve">DIA </w:t>
      </w:r>
      <w:r>
        <w:t>pour nos installations d’extinction automatique à gaz.</w:t>
      </w:r>
    </w:p>
    <w:p w14:paraId="5AAEA491" w14:textId="77777777" w:rsidR="00631000" w:rsidRDefault="00631000" w:rsidP="009D358C"/>
    <w:p w14:paraId="78EC46C8" w14:textId="1CBD1658" w:rsidR="00631000" w:rsidRDefault="00631000" w:rsidP="009D358C">
      <w:r>
        <w:t>Les prix</w:t>
      </w:r>
      <w:r w:rsidR="00692553">
        <w:t>, e</w:t>
      </w:r>
      <w:r>
        <w:t>n augmentation de 3% en moyenne</w:t>
      </w:r>
      <w:r w:rsidR="00692553">
        <w:t xml:space="preserve">, sont </w:t>
      </w:r>
      <w:r>
        <w:t>en vigueur depuis le 3 mai 2021.</w:t>
      </w:r>
    </w:p>
    <w:p w14:paraId="1B646D61" w14:textId="77777777" w:rsidR="00631000" w:rsidRDefault="00631000" w:rsidP="009D358C"/>
    <w:p w14:paraId="76C4EC7D" w14:textId="77777777" w:rsidR="00631000" w:rsidRDefault="00631000" w:rsidP="009D358C">
      <w:r>
        <w:t xml:space="preserve">Des nouveautés sont présentes </w:t>
      </w:r>
      <w:r w:rsidR="00692553">
        <w:t xml:space="preserve">dans </w:t>
      </w:r>
      <w:r>
        <w:t>cette nouvelle liste tarifaire :</w:t>
      </w:r>
    </w:p>
    <w:p w14:paraId="7BB177D5" w14:textId="77777777" w:rsidR="00631000" w:rsidRDefault="00631000" w:rsidP="009D358C"/>
    <w:p w14:paraId="624F3378" w14:textId="77777777" w:rsidR="00631000" w:rsidRDefault="00631000" w:rsidP="00631000">
      <w:pPr>
        <w:ind w:firstLine="708"/>
      </w:pPr>
      <w:r>
        <w:t>- Les grilles de sécurité extérieure pour les évents simple et double flux</w:t>
      </w:r>
    </w:p>
    <w:p w14:paraId="13765DA2" w14:textId="77777777" w:rsidR="00631000" w:rsidRDefault="00631000" w:rsidP="00631000">
      <w:pPr>
        <w:ind w:firstLine="708"/>
      </w:pPr>
      <w:r>
        <w:t>- Les volets anti-intempéries pour les évents doubles flux</w:t>
      </w:r>
    </w:p>
    <w:p w14:paraId="3EF2DDED" w14:textId="77777777" w:rsidR="00D66D8E" w:rsidRDefault="00D66D8E" w:rsidP="00631000">
      <w:pPr>
        <w:ind w:firstLine="708"/>
      </w:pPr>
      <w:r>
        <w:t xml:space="preserve">- Un complément d’information des surfaces d’évents double flux  </w:t>
      </w:r>
    </w:p>
    <w:p w14:paraId="0638B148" w14:textId="77777777" w:rsidR="00631000" w:rsidRDefault="00631000" w:rsidP="00631000">
      <w:pPr>
        <w:ind w:firstLine="708"/>
      </w:pPr>
    </w:p>
    <w:p w14:paraId="47F5C503" w14:textId="77777777" w:rsidR="007E20E4" w:rsidRDefault="007E20E4" w:rsidP="007E20E4">
      <w:pPr>
        <w:pStyle w:val="Titre1"/>
      </w:pPr>
      <w:r>
        <w:t>Les tarifs</w:t>
      </w:r>
    </w:p>
    <w:p w14:paraId="3A93E439" w14:textId="77777777" w:rsidR="007E20E4" w:rsidRDefault="007E20E4" w:rsidP="007E20E4">
      <w:pPr>
        <w:pStyle w:val="Titre2"/>
      </w:pPr>
      <w:r>
        <w:t>La gamme EI60</w:t>
      </w:r>
    </w:p>
    <w:tbl>
      <w:tblPr>
        <w:tblW w:w="96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0"/>
        <w:gridCol w:w="1160"/>
        <w:gridCol w:w="5499"/>
        <w:gridCol w:w="1275"/>
      </w:tblGrid>
      <w:tr w:rsidR="007E20E4" w:rsidRPr="007E20E4" w14:paraId="368D267C" w14:textId="77777777" w:rsidTr="00CF5153">
        <w:trPr>
          <w:trHeight w:val="300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56A73A45" w14:textId="77777777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Event 0,072 m2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3418E" w14:textId="77777777" w:rsidR="007E20E4" w:rsidRPr="007E20E4" w:rsidRDefault="007E20E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Références</w:t>
            </w:r>
          </w:p>
        </w:tc>
        <w:tc>
          <w:tcPr>
            <w:tcW w:w="5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6D248" w14:textId="77777777" w:rsidR="007E20E4" w:rsidRPr="007E20E4" w:rsidRDefault="007E20E4" w:rsidP="00CF5153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Désignation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EB00" w14:textId="77777777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Prix U HT</w:t>
            </w:r>
          </w:p>
        </w:tc>
      </w:tr>
      <w:tr w:rsidR="007E20E4" w:rsidRPr="007E20E4" w14:paraId="031E4FD8" w14:textId="77777777" w:rsidTr="00CF5153">
        <w:trPr>
          <w:trHeight w:val="6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600A2176" w14:textId="160FB202" w:rsidR="007E20E4" w:rsidRPr="007E20E4" w:rsidRDefault="007E20E4" w:rsidP="00CF515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7FB29177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TKES6007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center"/>
            <w:hideMark/>
          </w:tcPr>
          <w:p w14:paraId="00838E20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Kit avec évent de surpression 0,072 m2 à peinture intumescente, et 2 grilles décoratives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51F019E5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415,32</w:t>
            </w:r>
          </w:p>
        </w:tc>
      </w:tr>
      <w:tr w:rsidR="007E20E4" w:rsidRPr="007E20E4" w14:paraId="65B0D56E" w14:textId="77777777" w:rsidTr="00CF5153">
        <w:trPr>
          <w:trHeight w:val="6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3CE9D4C1" w14:textId="732CAD1F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7193CE4C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TKES6507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center"/>
            <w:hideMark/>
          </w:tcPr>
          <w:p w14:paraId="4E5E36D0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Kit avec évent de surpression 0,072 m2 à peinture intumescente, grille décorative et volet anti-intempéries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0F69B77C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626,28</w:t>
            </w:r>
          </w:p>
        </w:tc>
      </w:tr>
      <w:tr w:rsidR="007E20E4" w:rsidRPr="007E20E4" w14:paraId="5423D6D9" w14:textId="77777777" w:rsidTr="00CF5153">
        <w:trPr>
          <w:trHeight w:val="60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4BF8BE71" w14:textId="13FA7986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20AEDAF5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TAPP3007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6F129DAD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Adaptateur porte ou paroi mince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3837EA49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108,67</w:t>
            </w:r>
          </w:p>
        </w:tc>
      </w:tr>
      <w:tr w:rsidR="007E20E4" w:rsidRPr="007E20E4" w14:paraId="554EB6F8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7DF624FC" w14:textId="77777777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Event 0,2 m2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5D5CD" w14:textId="77777777" w:rsidR="007E20E4" w:rsidRPr="007E20E4" w:rsidRDefault="007E20E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Références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7F5DD" w14:textId="77777777" w:rsidR="007E20E4" w:rsidRPr="007E20E4" w:rsidRDefault="007E20E4" w:rsidP="00CF5153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Désignation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FD157" w14:textId="77777777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Prix U HT</w:t>
            </w:r>
          </w:p>
        </w:tc>
      </w:tr>
      <w:tr w:rsidR="007E20E4" w:rsidRPr="007E20E4" w14:paraId="666AE782" w14:textId="77777777" w:rsidTr="00CF5153">
        <w:trPr>
          <w:trHeight w:val="6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47CE30B2" w14:textId="0B14B584" w:rsidR="007E20E4" w:rsidRPr="007E20E4" w:rsidRDefault="007E20E4" w:rsidP="00CF515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4C2EE605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TKES6020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14:paraId="3E3B20FD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Kit avec évent de surpression 0,2 m2 à peinture intumescente, et 2 grilles décoratives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7D6D5536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755,49</w:t>
            </w:r>
          </w:p>
        </w:tc>
      </w:tr>
      <w:tr w:rsidR="007E20E4" w:rsidRPr="007E20E4" w14:paraId="599707E6" w14:textId="77777777" w:rsidTr="00CF5153">
        <w:trPr>
          <w:trHeight w:val="6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2E405FD6" w14:textId="34844665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76A96703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TKES6520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14:paraId="5BE1C8DC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Kit avec évent de surpression 0,2 m2 à peinture intumescente, grille décorative et volet anti-intempéries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7FE399FA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939,41</w:t>
            </w:r>
          </w:p>
        </w:tc>
      </w:tr>
      <w:tr w:rsidR="007E20E4" w:rsidRPr="007E20E4" w14:paraId="5F221EB4" w14:textId="77777777" w:rsidTr="00CF5153">
        <w:trPr>
          <w:trHeight w:val="60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1216FAF8" w14:textId="518D686F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16A6AB9A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TAPP3020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1311EC91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Adaptateur porte ou paroi mince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31AD444D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166,28</w:t>
            </w:r>
          </w:p>
        </w:tc>
      </w:tr>
    </w:tbl>
    <w:p w14:paraId="3B00CC56" w14:textId="12DE80CB" w:rsidR="003652BF" w:rsidRDefault="003652BF" w:rsidP="003652BF">
      <w:pPr>
        <w:rPr>
          <w:ins w:id="2" w:author="Ludovic" w:date="2021-05-10T17:50:00Z"/>
        </w:rPr>
      </w:pPr>
    </w:p>
    <w:p w14:paraId="7CFFA836" w14:textId="77777777" w:rsidR="003652BF" w:rsidRDefault="003652BF">
      <w:pPr>
        <w:jc w:val="left"/>
        <w:rPr>
          <w:ins w:id="3" w:author="Ludovic" w:date="2021-05-10T17:50:00Z"/>
        </w:rPr>
      </w:pPr>
      <w:ins w:id="4" w:author="Ludovic" w:date="2021-05-10T17:50:00Z">
        <w:r>
          <w:br w:type="page"/>
        </w:r>
      </w:ins>
    </w:p>
    <w:p w14:paraId="21DC1356" w14:textId="462989B3" w:rsidR="007E20E4" w:rsidDel="003652BF" w:rsidRDefault="007E20E4">
      <w:pPr>
        <w:rPr>
          <w:del w:id="5" w:author="Ludovic" w:date="2021-05-10T17:51:00Z"/>
        </w:rPr>
        <w:pPrChange w:id="6" w:author="Ludovic" w:date="2021-05-10T17:50:00Z">
          <w:pPr>
            <w:pStyle w:val="Titre2"/>
            <w:numPr>
              <w:ilvl w:val="0"/>
              <w:numId w:val="0"/>
            </w:numPr>
            <w:ind w:left="0" w:firstLine="0"/>
          </w:pPr>
        </w:pPrChange>
      </w:pPr>
    </w:p>
    <w:p w14:paraId="28ABDD21" w14:textId="42947B28" w:rsidR="007E20E4" w:rsidRDefault="007E20E4" w:rsidP="007E20E4">
      <w:pPr>
        <w:pStyle w:val="Titre2"/>
        <w:rPr>
          <w:ins w:id="7" w:author="Ludovic" w:date="2021-05-10T17:51:00Z"/>
        </w:rPr>
      </w:pPr>
      <w:r>
        <w:t>La gamme SHX</w:t>
      </w:r>
    </w:p>
    <w:p w14:paraId="55459348" w14:textId="6930249E" w:rsidR="003652BF" w:rsidRPr="00A25910" w:rsidDel="003652BF" w:rsidRDefault="003652BF">
      <w:pPr>
        <w:rPr>
          <w:del w:id="8" w:author="Ludovic" w:date="2021-05-10T17:51:00Z"/>
        </w:rPr>
        <w:pPrChange w:id="9" w:author="Ludovic" w:date="2021-05-10T17:51:00Z">
          <w:pPr>
            <w:pStyle w:val="Titre2"/>
          </w:pPr>
        </w:pPrChange>
      </w:pPr>
    </w:p>
    <w:p w14:paraId="644F0551" w14:textId="76F9BE13" w:rsidR="007E20E4" w:rsidRPr="007E20E4" w:rsidDel="003652BF" w:rsidRDefault="007E20E4">
      <w:pPr>
        <w:rPr>
          <w:del w:id="10" w:author="Ludovic" w:date="2021-05-10T17:51:00Z"/>
        </w:rPr>
        <w:pPrChange w:id="11" w:author="Ludovic" w:date="2021-05-10T17:50:00Z">
          <w:pPr>
            <w:pStyle w:val="Titre3"/>
          </w:pPr>
        </w:pPrChange>
      </w:pPr>
    </w:p>
    <w:p w14:paraId="468BD575" w14:textId="65FDE8B2" w:rsidR="008761D4" w:rsidDel="003652BF" w:rsidRDefault="008761D4" w:rsidP="00235706">
      <w:pPr>
        <w:rPr>
          <w:del w:id="12" w:author="Ludovic" w:date="2021-05-10T17:51:00Z"/>
        </w:rPr>
      </w:pPr>
    </w:p>
    <w:p w14:paraId="7D88CBF5" w14:textId="58D4D000" w:rsidR="008761D4" w:rsidDel="003652BF" w:rsidRDefault="008761D4" w:rsidP="00235706">
      <w:pPr>
        <w:rPr>
          <w:del w:id="13" w:author="Ludovic" w:date="2021-05-10T17:51:00Z"/>
        </w:rPr>
      </w:pPr>
    </w:p>
    <w:p w14:paraId="040569C6" w14:textId="773C79F2" w:rsidR="008761D4" w:rsidDel="003652BF" w:rsidRDefault="008761D4" w:rsidP="00235706">
      <w:pPr>
        <w:rPr>
          <w:del w:id="14" w:author="Ludovic" w:date="2021-05-10T17:51:00Z"/>
        </w:rPr>
      </w:pPr>
    </w:p>
    <w:p w14:paraId="5EB77678" w14:textId="661F32F8" w:rsidR="007E20E4" w:rsidDel="003652BF" w:rsidRDefault="007E20E4" w:rsidP="00235706">
      <w:pPr>
        <w:rPr>
          <w:del w:id="15" w:author="Ludovic" w:date="2021-05-10T17:51:00Z"/>
        </w:rPr>
      </w:pPr>
    </w:p>
    <w:p w14:paraId="3F48B382" w14:textId="55F35040" w:rsidR="007E20E4" w:rsidDel="003652BF" w:rsidRDefault="007E20E4" w:rsidP="00235706">
      <w:pPr>
        <w:rPr>
          <w:del w:id="16" w:author="Ludovic" w:date="2021-05-10T17:51:00Z"/>
        </w:rPr>
      </w:pPr>
    </w:p>
    <w:p w14:paraId="631B5ADD" w14:textId="725A8043" w:rsidR="007E20E4" w:rsidDel="003652BF" w:rsidRDefault="007E20E4" w:rsidP="00235706">
      <w:pPr>
        <w:rPr>
          <w:del w:id="17" w:author="Ludovic" w:date="2021-05-10T17:51:00Z"/>
        </w:rPr>
      </w:pPr>
    </w:p>
    <w:p w14:paraId="2B79CBEB" w14:textId="14F78274" w:rsidR="00D66D8E" w:rsidDel="003652BF" w:rsidRDefault="00D66D8E" w:rsidP="00235706">
      <w:pPr>
        <w:rPr>
          <w:del w:id="18" w:author="Ludovic" w:date="2021-05-10T17:51:00Z"/>
        </w:rPr>
      </w:pPr>
    </w:p>
    <w:p w14:paraId="7A90C4F8" w14:textId="76545635" w:rsidR="00D66D8E" w:rsidDel="003652BF" w:rsidRDefault="00D66D8E" w:rsidP="00235706">
      <w:pPr>
        <w:rPr>
          <w:del w:id="19" w:author="Ludovic" w:date="2021-05-10T17:51:00Z"/>
        </w:rPr>
      </w:pPr>
    </w:p>
    <w:p w14:paraId="1EE14CB1" w14:textId="1C7C26B1" w:rsidR="007E20E4" w:rsidDel="003652BF" w:rsidRDefault="007E20E4" w:rsidP="00235706">
      <w:pPr>
        <w:rPr>
          <w:del w:id="20" w:author="Ludovic" w:date="2021-05-10T17:51:00Z"/>
        </w:rPr>
      </w:pPr>
    </w:p>
    <w:tbl>
      <w:tblPr>
        <w:tblW w:w="97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0"/>
        <w:gridCol w:w="1160"/>
        <w:gridCol w:w="5499"/>
        <w:gridCol w:w="1356"/>
      </w:tblGrid>
      <w:tr w:rsidR="007E20E4" w:rsidRPr="007E20E4" w14:paraId="6308A659" w14:textId="77777777" w:rsidTr="00CF5153">
        <w:trPr>
          <w:trHeight w:val="300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4447D9AC" w14:textId="77777777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Event 0,077 m2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67E3E" w14:textId="77777777" w:rsidR="007E20E4" w:rsidRPr="007E20E4" w:rsidRDefault="007E20E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Références</w:t>
            </w:r>
          </w:p>
        </w:tc>
        <w:tc>
          <w:tcPr>
            <w:tcW w:w="5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5D36F" w14:textId="77777777" w:rsidR="007E20E4" w:rsidRPr="007E20E4" w:rsidRDefault="007E20E4" w:rsidP="00CF5153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Désignation</w:t>
            </w: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D2B07" w14:textId="77777777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Prix U HT</w:t>
            </w:r>
          </w:p>
        </w:tc>
      </w:tr>
      <w:tr w:rsidR="007E20E4" w:rsidRPr="007E20E4" w14:paraId="4F333EEF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5DE29972" w14:textId="2F666DBC" w:rsidR="007E20E4" w:rsidRPr="007E20E4" w:rsidRDefault="007E20E4" w:rsidP="00CF515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59258095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TVOS1207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0EC2A9A0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Event de surpression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5CF21C44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448,43</w:t>
            </w:r>
          </w:p>
        </w:tc>
      </w:tr>
      <w:tr w:rsidR="007E20E4" w:rsidRPr="007E20E4" w14:paraId="445416F9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7C0235AE" w14:textId="078C85AA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7BD252C3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TKEI1207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4EBDFB19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 xml:space="preserve">Event de surpression  +  Grille intumescente 1h00  </w:t>
            </w: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montée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6956DC73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746,26</w:t>
            </w:r>
          </w:p>
        </w:tc>
      </w:tr>
      <w:tr w:rsidR="007E20E4" w:rsidRPr="007E20E4" w14:paraId="218DF89E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69021736" w14:textId="34F07F5C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10415AC5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TVSP1207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3643FD7A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 xml:space="preserve">Event de surpression  -  </w:t>
            </w: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Calage plafond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695FF6DA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489,16</w:t>
            </w:r>
          </w:p>
        </w:tc>
      </w:tr>
      <w:tr w:rsidR="007E20E4" w:rsidRPr="007E20E4" w14:paraId="2C9B0565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5E877CB2" w14:textId="77777777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  <w:u w:val="single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SHX  300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0EC79474" w14:textId="77777777" w:rsidR="007E20E4" w:rsidRPr="007E20E4" w:rsidRDefault="007E20E4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TKEP1207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1996ED2D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 xml:space="preserve">Event  -  </w:t>
            </w: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Calage plafond</w:t>
            </w:r>
            <w:r w:rsidRPr="007E20E4">
              <w:rPr>
                <w:color w:val="000000"/>
                <w:sz w:val="18"/>
                <w:szCs w:val="18"/>
              </w:rPr>
              <w:t xml:space="preserve">  +  Grille intumescente 1h00  </w:t>
            </w: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montée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4E159251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784,50</w:t>
            </w:r>
          </w:p>
        </w:tc>
      </w:tr>
      <w:tr w:rsidR="007E20E4" w:rsidRPr="007E20E4" w14:paraId="2473164C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522AB09B" w14:textId="0952B388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4AC61DFF" w14:textId="77777777" w:rsidR="007E20E4" w:rsidRPr="007E20E4" w:rsidRDefault="007E20E4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TGDI3007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2D79AADC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Grille décorative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2F9C90FD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69,39</w:t>
            </w:r>
          </w:p>
        </w:tc>
      </w:tr>
      <w:tr w:rsidR="007E20E4" w:rsidRPr="007E20E4" w14:paraId="56C18A77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6E2B3A06" w14:textId="44BE2A58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0B5DDEE9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TGAI3007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2B3D4552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Volet anti-intempéries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689928DD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287,39</w:t>
            </w:r>
          </w:p>
        </w:tc>
      </w:tr>
      <w:tr w:rsidR="007E20E4" w:rsidRPr="007E20E4" w14:paraId="057CE377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59E9CB73" w14:textId="4E6B45D0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792EDAE8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TAPP3007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1590F836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Adaptateur porte ou paroi mince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758EE1E4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108,67</w:t>
            </w:r>
          </w:p>
        </w:tc>
      </w:tr>
      <w:tr w:rsidR="007E20E4" w:rsidRPr="007E20E4" w14:paraId="36B861DB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232EF49E" w14:textId="77777777" w:rsidR="007E20E4" w:rsidRPr="007E20E4" w:rsidRDefault="007E20E4" w:rsidP="00A2591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7E20E4">
              <w:rPr>
                <w:b/>
                <w:bCs/>
                <w:color w:val="FF0000"/>
                <w:sz w:val="18"/>
                <w:szCs w:val="18"/>
              </w:rPr>
              <w:t>Nouveau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5B6B2791" w14:textId="77777777" w:rsidR="007E20E4" w:rsidRPr="007E20E4" w:rsidRDefault="007E20E4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TGSE3007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38D9BB2B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Grille de sécurité extérieure pour Event 300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13EE4421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977,90</w:t>
            </w:r>
          </w:p>
        </w:tc>
      </w:tr>
      <w:tr w:rsidR="007E20E4" w:rsidRPr="007E20E4" w14:paraId="1A5971B2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5A8EED6B" w14:textId="77777777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Event 0,212 m2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6FA10" w14:textId="77777777" w:rsidR="007E20E4" w:rsidRPr="007E20E4" w:rsidRDefault="007E20E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Références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409A3" w14:textId="77777777" w:rsidR="007E20E4" w:rsidRPr="007E20E4" w:rsidRDefault="007E20E4" w:rsidP="00CF5153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Désignation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2732D" w14:textId="77777777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Prix U HT</w:t>
            </w:r>
          </w:p>
        </w:tc>
      </w:tr>
      <w:tr w:rsidR="007E20E4" w:rsidRPr="007E20E4" w14:paraId="0B196501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746B8650" w14:textId="04622039" w:rsidR="007E20E4" w:rsidRPr="007E20E4" w:rsidRDefault="007E20E4" w:rsidP="00CF515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5C0CA44C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TVOS1221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6C07CD8D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Event de surpression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14:paraId="0265812E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726,00</w:t>
            </w:r>
          </w:p>
        </w:tc>
      </w:tr>
      <w:tr w:rsidR="007E20E4" w:rsidRPr="007E20E4" w14:paraId="11147B2C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6844A00B" w14:textId="437ACE26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2BBCBE2C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TKEI1220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02D87607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 xml:space="preserve">Event de surpression  +  Grille intumescente 1h00  </w:t>
            </w: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montée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14:paraId="4534AE6E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1 271,67</w:t>
            </w:r>
          </w:p>
        </w:tc>
      </w:tr>
      <w:tr w:rsidR="007E20E4" w:rsidRPr="007E20E4" w14:paraId="00962ED9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59C5FCDB" w14:textId="59435E6C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1B824E67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TVSP1221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71068E05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 xml:space="preserve">Event de surpression  -  </w:t>
            </w: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Calage plafond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14:paraId="23835665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733,77</w:t>
            </w:r>
          </w:p>
        </w:tc>
      </w:tr>
      <w:tr w:rsidR="007E20E4" w:rsidRPr="007E20E4" w14:paraId="0CC24DCB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1C8FD941" w14:textId="77777777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  <w:u w:val="single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SHX  500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558E62B6" w14:textId="77777777" w:rsidR="007E20E4" w:rsidRPr="007E20E4" w:rsidRDefault="007E20E4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TKEP1220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526DCC20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 xml:space="preserve">Event  -  </w:t>
            </w: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Calage plafond</w:t>
            </w:r>
            <w:r w:rsidRPr="007E20E4">
              <w:rPr>
                <w:color w:val="000000"/>
                <w:sz w:val="18"/>
                <w:szCs w:val="18"/>
              </w:rPr>
              <w:t xml:space="preserve">  +  Grille intumescente 1h00  </w:t>
            </w: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montée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14:paraId="593CCE47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1 303,65</w:t>
            </w:r>
          </w:p>
        </w:tc>
      </w:tr>
      <w:tr w:rsidR="007E20E4" w:rsidRPr="007E20E4" w14:paraId="4DA1F75A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152F099D" w14:textId="088A2E2E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48908D99" w14:textId="77777777" w:rsidR="007E20E4" w:rsidRPr="007E20E4" w:rsidRDefault="007E20E4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TGDI3020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6C94FDF2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Grille décorative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14:paraId="2ADF252D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157,12</w:t>
            </w:r>
          </w:p>
        </w:tc>
      </w:tr>
      <w:tr w:rsidR="007E20E4" w:rsidRPr="007E20E4" w14:paraId="5AAB82B5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599B26E3" w14:textId="381A3F20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302FC196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TGAI3020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33225948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Volet anti-intempéries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14:paraId="47C7E510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307,03</w:t>
            </w:r>
          </w:p>
        </w:tc>
      </w:tr>
      <w:tr w:rsidR="007E20E4" w:rsidRPr="007E20E4" w14:paraId="574CAC46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00C2492D" w14:textId="61F4931A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387DFAA5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TAPP3020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540567BB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Adaptateur porte ou paroi mince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14:paraId="6E69436D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166,28</w:t>
            </w:r>
          </w:p>
        </w:tc>
      </w:tr>
      <w:tr w:rsidR="007E20E4" w:rsidRPr="007E20E4" w14:paraId="03C8A673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3379E70D" w14:textId="77777777" w:rsidR="007E20E4" w:rsidRPr="007E20E4" w:rsidRDefault="007E20E4" w:rsidP="00A2591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7E20E4">
              <w:rPr>
                <w:b/>
                <w:bCs/>
                <w:color w:val="FF0000"/>
                <w:sz w:val="18"/>
                <w:szCs w:val="18"/>
              </w:rPr>
              <w:t>Nouveau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66A1AD98" w14:textId="77777777" w:rsidR="007E20E4" w:rsidRPr="007E20E4" w:rsidRDefault="007E20E4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TGSE3020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638D922F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Grille de sécurité extérieure pour Event 500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14:paraId="492DF97A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997,58</w:t>
            </w:r>
          </w:p>
        </w:tc>
      </w:tr>
      <w:tr w:rsidR="007E20E4" w:rsidRPr="007E20E4" w14:paraId="056D52E1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43A6372F" w14:textId="77777777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Event 0,416 m2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FE2C2" w14:textId="77777777" w:rsidR="007E20E4" w:rsidRPr="007E20E4" w:rsidRDefault="007E20E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Références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B20C4" w14:textId="77777777" w:rsidR="007E20E4" w:rsidRPr="007E20E4" w:rsidRDefault="007E20E4" w:rsidP="00CF5153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Désignation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4D573" w14:textId="77777777" w:rsidR="007E20E4" w:rsidRPr="007E20E4" w:rsidRDefault="007E20E4" w:rsidP="007E20E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Prix U HT</w:t>
            </w:r>
          </w:p>
        </w:tc>
      </w:tr>
      <w:tr w:rsidR="007E20E4" w:rsidRPr="007E20E4" w14:paraId="1DA8230F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4E113AC2" w14:textId="7EBC3C89" w:rsidR="007E20E4" w:rsidRPr="007E20E4" w:rsidRDefault="007E20E4" w:rsidP="00CF515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06080716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TVOS1241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7D048BF7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Event de surpression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327A6CAE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995,45</w:t>
            </w:r>
          </w:p>
        </w:tc>
      </w:tr>
      <w:tr w:rsidR="007E20E4" w:rsidRPr="007E20E4" w14:paraId="64109986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5655B3BD" w14:textId="166B49C9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30DD49D4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TKEI1241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346620A2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 xml:space="preserve">Event de surpression  +  Grille intumescente 1h00  </w:t>
            </w: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montée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4CFEBFCA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1 867,62</w:t>
            </w:r>
          </w:p>
        </w:tc>
      </w:tr>
      <w:tr w:rsidR="007E20E4" w:rsidRPr="007E20E4" w14:paraId="103FA7AE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6BDE8E28" w14:textId="2CFA5ACB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540084A0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TVSP1241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32ECBDC6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 xml:space="preserve">Event de surpression  -  </w:t>
            </w: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Calage plafond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3F3931FE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1 111,25</w:t>
            </w:r>
          </w:p>
        </w:tc>
      </w:tr>
      <w:tr w:rsidR="007E20E4" w:rsidRPr="007E20E4" w14:paraId="31845A04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75107FD8" w14:textId="77777777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  <w:u w:val="single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SHX  700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1505862B" w14:textId="54DF990F" w:rsidR="007E20E4" w:rsidRPr="007E20E4" w:rsidRDefault="007E20E4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0FF8ED7A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 xml:space="preserve">Event  -  </w:t>
            </w: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Calage plafond</w:t>
            </w:r>
            <w:r w:rsidRPr="007E20E4">
              <w:rPr>
                <w:color w:val="000000"/>
                <w:sz w:val="18"/>
                <w:szCs w:val="18"/>
              </w:rPr>
              <w:t xml:space="preserve">  +  Grille intumescente 1h00  </w:t>
            </w: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montée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5BBB0A3B" w14:textId="77777777" w:rsidR="007E20E4" w:rsidRPr="007E20E4" w:rsidRDefault="007E20E4" w:rsidP="00CF515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sur demande</w:t>
            </w:r>
          </w:p>
        </w:tc>
      </w:tr>
      <w:tr w:rsidR="007E20E4" w:rsidRPr="007E20E4" w14:paraId="358BFA64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3D7E2A76" w14:textId="1B79EF1F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2C2FD6FF" w14:textId="77777777" w:rsidR="007E20E4" w:rsidRPr="007E20E4" w:rsidRDefault="007E20E4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TGDI1241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4257BE37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Grille décorative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3B292C0E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488,49</w:t>
            </w:r>
          </w:p>
        </w:tc>
      </w:tr>
      <w:tr w:rsidR="007E20E4" w:rsidRPr="007E20E4" w14:paraId="0A950EF9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561197FB" w14:textId="2FD735C7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7C006739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TGAI3041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3684FD41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Volet anti-intempéries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26F470B8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383,81</w:t>
            </w:r>
          </w:p>
        </w:tc>
      </w:tr>
      <w:tr w:rsidR="007E20E4" w:rsidRPr="007E20E4" w14:paraId="57503323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136C2EEA" w14:textId="6E36F200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38509349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TAPP1241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062F2DEA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Adaptateur porte ou paroi mince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5B012E0B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423,76</w:t>
            </w:r>
          </w:p>
        </w:tc>
      </w:tr>
      <w:tr w:rsidR="007E20E4" w:rsidRPr="007E20E4" w14:paraId="59398B7D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3AC6A912" w14:textId="4CEEDA9E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7250EBD5" w14:textId="20FFB3D6" w:rsidR="007E20E4" w:rsidRPr="007E20E4" w:rsidRDefault="007E20E4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2574317B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Grille de sécurité extérieure pour Event 700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759B131F" w14:textId="77777777" w:rsidR="007E20E4" w:rsidRPr="007E20E4" w:rsidRDefault="007E20E4" w:rsidP="00CF515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sur demande</w:t>
            </w:r>
          </w:p>
        </w:tc>
      </w:tr>
      <w:tr w:rsidR="007E20E4" w:rsidRPr="007E20E4" w14:paraId="4ABCAC20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0FA924BD" w14:textId="77777777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Event 0,85 m2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31078" w14:textId="77777777" w:rsidR="007E20E4" w:rsidRPr="007E20E4" w:rsidRDefault="007E20E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Références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BB313" w14:textId="77777777" w:rsidR="007E20E4" w:rsidRPr="007E20E4" w:rsidRDefault="007E20E4" w:rsidP="00CF5153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Désignation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18D75" w14:textId="77777777" w:rsidR="007E20E4" w:rsidRPr="007E20E4" w:rsidRDefault="007E20E4" w:rsidP="007E20E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Prix U HT</w:t>
            </w:r>
          </w:p>
        </w:tc>
      </w:tr>
      <w:tr w:rsidR="007E20E4" w:rsidRPr="007E20E4" w14:paraId="5756F084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432433AC" w14:textId="0245B98B" w:rsidR="007E20E4" w:rsidRPr="007E20E4" w:rsidRDefault="007E20E4" w:rsidP="00CF515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5EDF2479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TVOS1285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318731BD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Event de surpression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14:paraId="2A8BFC33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1 480,65</w:t>
            </w:r>
          </w:p>
        </w:tc>
      </w:tr>
      <w:tr w:rsidR="007E20E4" w:rsidRPr="007E20E4" w14:paraId="7CA16B4D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3D55D670" w14:textId="47EBAA51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21106267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TKEI1285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0C9BC97C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 xml:space="preserve">Event de surpression  +  Grille intumescente 1h00  </w:t>
            </w: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montée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14:paraId="4F8D5923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2 838,02</w:t>
            </w:r>
          </w:p>
        </w:tc>
      </w:tr>
      <w:tr w:rsidR="007E20E4" w:rsidRPr="007E20E4" w14:paraId="53D09216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579E7623" w14:textId="36F1AE56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7526FEA5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TVSP1285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7403E94A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 xml:space="preserve">Event de surpression  -  </w:t>
            </w: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Calage plafond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5519A4B5" w14:textId="77777777" w:rsidR="007E20E4" w:rsidRPr="007E20E4" w:rsidRDefault="007E20E4" w:rsidP="00CF515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sur demande</w:t>
            </w:r>
          </w:p>
        </w:tc>
      </w:tr>
      <w:tr w:rsidR="007E20E4" w:rsidRPr="007E20E4" w14:paraId="6AB2591C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03814A23" w14:textId="77777777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  <w:u w:val="single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SHX  1000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1205C2A9" w14:textId="0CA2D4FD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02098BBD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 xml:space="preserve">Event  -  </w:t>
            </w: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Calage plafond</w:t>
            </w:r>
            <w:r w:rsidRPr="007E20E4">
              <w:rPr>
                <w:color w:val="000000"/>
                <w:sz w:val="18"/>
                <w:szCs w:val="18"/>
              </w:rPr>
              <w:t xml:space="preserve">  +  Grille intumescente 1h00  </w:t>
            </w: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montée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434289EE" w14:textId="77777777" w:rsidR="007E20E4" w:rsidRPr="007E20E4" w:rsidRDefault="007E20E4" w:rsidP="00CF515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sur demande</w:t>
            </w:r>
          </w:p>
        </w:tc>
      </w:tr>
      <w:tr w:rsidR="007E20E4" w:rsidRPr="007E20E4" w14:paraId="10BFC8D5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57117C5C" w14:textId="70B9D99A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54DCB28F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TGDI1285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31BAE953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Grille décorative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6A95D2AB" w14:textId="77777777" w:rsidR="007E20E4" w:rsidRPr="007E20E4" w:rsidRDefault="007E20E4" w:rsidP="00CF515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sur demande</w:t>
            </w:r>
          </w:p>
        </w:tc>
      </w:tr>
      <w:tr w:rsidR="007E20E4" w:rsidRPr="007E20E4" w14:paraId="3BF804AB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28885DA2" w14:textId="24DDEA46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127CE9EB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TGAI3085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5D269C95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Volet anti-intempéries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2D51F385" w14:textId="77777777" w:rsidR="007E20E4" w:rsidRPr="007E20E4" w:rsidRDefault="007E20E4" w:rsidP="00CF515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sur demande</w:t>
            </w:r>
          </w:p>
        </w:tc>
      </w:tr>
      <w:tr w:rsidR="007E20E4" w:rsidRPr="007E20E4" w14:paraId="6A66C622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14:paraId="34D7D54F" w14:textId="77777777" w:rsidR="007E20E4" w:rsidRPr="007E20E4" w:rsidRDefault="007E20E4" w:rsidP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571F1296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TAPP1285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5E18EAFE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Adaptateur porte ou paroi mince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7CFBFEB1" w14:textId="77777777" w:rsidR="007E20E4" w:rsidRPr="007E20E4" w:rsidRDefault="007E20E4" w:rsidP="00CF515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sur demande</w:t>
            </w:r>
          </w:p>
        </w:tc>
      </w:tr>
      <w:tr w:rsidR="007E20E4" w:rsidRPr="007E20E4" w14:paraId="20B17C20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14:paraId="03CBEDAF" w14:textId="77777777" w:rsidR="007E20E4" w:rsidRPr="007E20E4" w:rsidRDefault="007E20E4" w:rsidP="007E20E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4169F232" w14:textId="5DD1A2E2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187D34AB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Grille de sécurité extérieure pour Event 1000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165A490F" w14:textId="77777777" w:rsidR="007E20E4" w:rsidRPr="007E20E4" w:rsidRDefault="007E20E4" w:rsidP="00CF515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sur demande</w:t>
            </w:r>
          </w:p>
        </w:tc>
      </w:tr>
    </w:tbl>
    <w:p w14:paraId="53F38987" w14:textId="77777777" w:rsidR="007E20E4" w:rsidRDefault="007E20E4" w:rsidP="00235706"/>
    <w:p w14:paraId="40EFD8D5" w14:textId="01D20246" w:rsidR="003652BF" w:rsidRDefault="003652BF">
      <w:pPr>
        <w:jc w:val="left"/>
        <w:rPr>
          <w:ins w:id="21" w:author="Ludovic" w:date="2021-05-10T17:52:00Z"/>
        </w:rPr>
      </w:pPr>
      <w:ins w:id="22" w:author="Ludovic" w:date="2021-05-10T17:52:00Z">
        <w:r>
          <w:br w:type="page"/>
        </w:r>
      </w:ins>
    </w:p>
    <w:p w14:paraId="70ADDB9E" w14:textId="58CF3256" w:rsidR="00D66D8E" w:rsidDel="003652BF" w:rsidRDefault="00D66D8E" w:rsidP="00235706">
      <w:pPr>
        <w:rPr>
          <w:del w:id="23" w:author="Ludovic" w:date="2021-05-10T17:52:00Z"/>
        </w:rPr>
      </w:pPr>
    </w:p>
    <w:p w14:paraId="4C5E4695" w14:textId="77777777" w:rsidR="00D66D8E" w:rsidRDefault="00D66D8E" w:rsidP="00D66D8E">
      <w:pPr>
        <w:pStyle w:val="Titre2"/>
      </w:pPr>
      <w:r>
        <w:t>La gamme DUX</w:t>
      </w:r>
    </w:p>
    <w:p w14:paraId="57C6AED9" w14:textId="77777777" w:rsidR="00D66D8E" w:rsidRDefault="00D66D8E" w:rsidP="00CF5153"/>
    <w:tbl>
      <w:tblPr>
        <w:tblW w:w="10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00"/>
        <w:gridCol w:w="1160"/>
        <w:gridCol w:w="5740"/>
        <w:gridCol w:w="1200"/>
      </w:tblGrid>
      <w:tr w:rsidR="003652BF" w:rsidRPr="00D66D8E" w14:paraId="2844BFEA" w14:textId="77777777" w:rsidTr="00CF5153"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7C2EAA2C" w14:textId="77777777" w:rsidR="003652BF" w:rsidRPr="00D66D8E" w:rsidRDefault="003652BF" w:rsidP="00D66D8E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D66D8E">
              <w:rPr>
                <w:b/>
                <w:bCs/>
                <w:color w:val="000000"/>
                <w:sz w:val="18"/>
                <w:szCs w:val="18"/>
              </w:rPr>
              <w:t>Dépression 0,077 m2</w:t>
            </w:r>
          </w:p>
        </w:tc>
        <w:tc>
          <w:tcPr>
            <w:tcW w:w="116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75125" w14:textId="77777777" w:rsidR="003652BF" w:rsidRPr="00D66D8E" w:rsidRDefault="003652BF" w:rsidP="00A2591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D66D8E">
              <w:rPr>
                <w:b/>
                <w:bCs/>
                <w:color w:val="000000"/>
                <w:sz w:val="18"/>
                <w:szCs w:val="18"/>
              </w:rPr>
              <w:t>Références</w:t>
            </w:r>
          </w:p>
          <w:p w14:paraId="2543570B" w14:textId="38EC38B3" w:rsidR="003652BF" w:rsidRPr="00D66D8E" w:rsidRDefault="003652B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74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8A166" w14:textId="77777777" w:rsidR="003652BF" w:rsidRPr="00D66D8E" w:rsidDel="003652BF" w:rsidRDefault="003652BF" w:rsidP="00CF5153">
            <w:pPr>
              <w:jc w:val="left"/>
              <w:rPr>
                <w:del w:id="24" w:author="Ludovic" w:date="2021-05-10T17:55:00Z"/>
                <w:b/>
                <w:bCs/>
                <w:color w:val="000000"/>
                <w:sz w:val="18"/>
                <w:szCs w:val="18"/>
              </w:rPr>
            </w:pPr>
            <w:r w:rsidRPr="00D66D8E">
              <w:rPr>
                <w:b/>
                <w:bCs/>
                <w:color w:val="000000"/>
                <w:sz w:val="18"/>
                <w:szCs w:val="18"/>
              </w:rPr>
              <w:t>Désignation</w:t>
            </w:r>
          </w:p>
          <w:p w14:paraId="236EFA9E" w14:textId="0314B122" w:rsidR="003652BF" w:rsidRPr="00D66D8E" w:rsidRDefault="003652BF" w:rsidP="00CF5153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del w:id="25" w:author="Ludovic" w:date="2021-05-10T17:55:00Z">
              <w:r w:rsidRPr="00D66D8E" w:rsidDel="003652BF">
                <w:rPr>
                  <w:b/>
                  <w:bCs/>
                  <w:color w:val="000000"/>
                  <w:sz w:val="18"/>
                  <w:szCs w:val="18"/>
                </w:rPr>
                <w:delText> </w:delText>
              </w:r>
            </w:del>
          </w:p>
        </w:tc>
        <w:tc>
          <w:tcPr>
            <w:tcW w:w="120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7FCF6" w14:textId="77777777" w:rsidR="003652BF" w:rsidRPr="00D66D8E" w:rsidRDefault="003652BF" w:rsidP="00D66D8E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D66D8E">
              <w:rPr>
                <w:b/>
                <w:bCs/>
                <w:color w:val="000000"/>
                <w:sz w:val="18"/>
                <w:szCs w:val="18"/>
              </w:rPr>
              <w:t>Prix U HT</w:t>
            </w:r>
          </w:p>
          <w:p w14:paraId="73914D05" w14:textId="63A0582F" w:rsidR="003652BF" w:rsidRPr="00D66D8E" w:rsidRDefault="003652BF" w:rsidP="00D66D8E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D66D8E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3652BF" w:rsidRPr="00D66D8E" w14:paraId="0B31810D" w14:textId="77777777" w:rsidTr="00CF5153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70833AAA" w14:textId="77777777" w:rsidR="003652BF" w:rsidRPr="00D66D8E" w:rsidRDefault="003652BF" w:rsidP="00D66D8E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D66D8E">
              <w:rPr>
                <w:b/>
                <w:bCs/>
                <w:color w:val="000000"/>
                <w:sz w:val="18"/>
                <w:szCs w:val="18"/>
              </w:rPr>
              <w:t>Surpression 0,047 m2</w:t>
            </w:r>
          </w:p>
        </w:tc>
        <w:tc>
          <w:tcPr>
            <w:tcW w:w="116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E709C" w14:textId="2A3CBD4F" w:rsidR="003652BF" w:rsidRPr="00D66D8E" w:rsidRDefault="003652B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74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2FD65" w14:textId="3FE57B51" w:rsidR="003652BF" w:rsidRPr="00D66D8E" w:rsidRDefault="003652BF" w:rsidP="00CF5153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0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FD4C0" w14:textId="7A7098EF" w:rsidR="003652BF" w:rsidRPr="00D66D8E" w:rsidRDefault="003652BF" w:rsidP="00D66D8E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</w:tr>
      <w:tr w:rsidR="00D66D8E" w:rsidRPr="00D66D8E" w14:paraId="55EECFED" w14:textId="77777777" w:rsidTr="00CF5153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05308527" w14:textId="3AE9CA94" w:rsidR="00D66D8E" w:rsidRPr="00D66D8E" w:rsidRDefault="00D66D8E" w:rsidP="00CF515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3170C9D7" w14:textId="77777777" w:rsidR="00D66D8E" w:rsidRPr="00D66D8E" w:rsidRDefault="00D66D8E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TVDF1207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4EFBF813" w14:textId="77777777" w:rsidR="00D66D8E" w:rsidRPr="00D66D8E" w:rsidRDefault="00D66D8E">
            <w:pPr>
              <w:jc w:val="lef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Event de surpression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3368C8DF" w14:textId="77777777" w:rsidR="00D66D8E" w:rsidRPr="00D66D8E" w:rsidRDefault="00D66D8E">
            <w:pPr>
              <w:jc w:val="righ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550,46</w:t>
            </w:r>
          </w:p>
        </w:tc>
      </w:tr>
      <w:tr w:rsidR="00D66D8E" w:rsidRPr="00D66D8E" w14:paraId="0D7870F1" w14:textId="77777777" w:rsidTr="00CF5153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45ABAAC9" w14:textId="77777777" w:rsidR="00D66D8E" w:rsidRPr="00D66D8E" w:rsidRDefault="00D66D8E" w:rsidP="00A25910">
            <w:pPr>
              <w:jc w:val="center"/>
              <w:rPr>
                <w:b/>
                <w:bCs/>
                <w:color w:val="000000"/>
                <w:sz w:val="18"/>
                <w:szCs w:val="18"/>
                <w:u w:val="single"/>
              </w:rPr>
            </w:pPr>
            <w:r w:rsidRPr="00D66D8E">
              <w:rPr>
                <w:b/>
                <w:bCs/>
                <w:color w:val="000000"/>
                <w:sz w:val="18"/>
                <w:szCs w:val="18"/>
                <w:u w:val="single"/>
              </w:rPr>
              <w:t>DUX  300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65C3CC3D" w14:textId="77777777" w:rsidR="00D66D8E" w:rsidRPr="00D66D8E" w:rsidRDefault="00D66D8E">
            <w:pPr>
              <w:jc w:val="center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TKDI1207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237F3D98" w14:textId="77777777" w:rsidR="00D66D8E" w:rsidRPr="00D66D8E" w:rsidRDefault="00D66D8E">
            <w:pPr>
              <w:jc w:val="lef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 xml:space="preserve">Event de surpression  +  Grille intumescente 1h00  </w:t>
            </w:r>
            <w:r w:rsidRPr="00D66D8E">
              <w:rPr>
                <w:b/>
                <w:bCs/>
                <w:color w:val="000000"/>
                <w:sz w:val="18"/>
                <w:szCs w:val="18"/>
                <w:u w:val="single"/>
              </w:rPr>
              <w:t>montée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636AA63D" w14:textId="77777777" w:rsidR="00D66D8E" w:rsidRPr="00D66D8E" w:rsidRDefault="00D66D8E">
            <w:pPr>
              <w:jc w:val="righ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856,35</w:t>
            </w:r>
          </w:p>
        </w:tc>
      </w:tr>
      <w:tr w:rsidR="00D66D8E" w:rsidRPr="00D66D8E" w14:paraId="427929E1" w14:textId="77777777" w:rsidTr="00CF5153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60918DEA" w14:textId="360D7166" w:rsidR="00D66D8E" w:rsidRPr="00D66D8E" w:rsidRDefault="00D66D8E" w:rsidP="00A25910">
            <w:pPr>
              <w:jc w:val="center"/>
              <w:rPr>
                <w:b/>
                <w:bCs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4AFE24F8" w14:textId="77777777" w:rsidR="00D66D8E" w:rsidRPr="00D66D8E" w:rsidRDefault="00D66D8E">
            <w:pPr>
              <w:jc w:val="center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TGDI3007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12DD2B91" w14:textId="77777777" w:rsidR="00D66D8E" w:rsidRPr="00D66D8E" w:rsidRDefault="00D66D8E">
            <w:pPr>
              <w:jc w:val="lef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Grille décorative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49DD1B9D" w14:textId="77777777" w:rsidR="00D66D8E" w:rsidRPr="00D66D8E" w:rsidRDefault="00D66D8E">
            <w:pPr>
              <w:jc w:val="righ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69,39</w:t>
            </w:r>
          </w:p>
        </w:tc>
      </w:tr>
      <w:tr w:rsidR="00D66D8E" w:rsidRPr="00D66D8E" w14:paraId="3100DEDE" w14:textId="77777777" w:rsidTr="00CF5153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3D488065" w14:textId="77777777" w:rsidR="00D66D8E" w:rsidRPr="00D66D8E" w:rsidRDefault="00D66D8E" w:rsidP="00A2591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D66D8E">
              <w:rPr>
                <w:b/>
                <w:bCs/>
                <w:color w:val="FF0000"/>
                <w:sz w:val="18"/>
                <w:szCs w:val="18"/>
              </w:rPr>
              <w:t>Nouveau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21726C7F" w14:textId="77777777" w:rsidR="00D66D8E" w:rsidRPr="00D66D8E" w:rsidRDefault="00D66D8E">
            <w:pPr>
              <w:jc w:val="center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TVAI1207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3DB91AC1" w14:textId="77777777" w:rsidR="00D66D8E" w:rsidRPr="00D66D8E" w:rsidRDefault="00D66D8E">
            <w:pPr>
              <w:jc w:val="lef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Volet anti-intempéries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0144370F" w14:textId="77777777" w:rsidR="00D66D8E" w:rsidRPr="00D66D8E" w:rsidRDefault="00D66D8E">
            <w:pPr>
              <w:jc w:val="righ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176,54</w:t>
            </w:r>
          </w:p>
        </w:tc>
      </w:tr>
      <w:tr w:rsidR="00D66D8E" w:rsidRPr="00D66D8E" w14:paraId="2FFFD459" w14:textId="77777777" w:rsidTr="00CF5153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0972A8C5" w14:textId="3CC42388" w:rsidR="00D66D8E" w:rsidRPr="00D66D8E" w:rsidRDefault="00D66D8E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0EC13C70" w14:textId="77777777" w:rsidR="00D66D8E" w:rsidRPr="00D66D8E" w:rsidRDefault="00D66D8E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TAPP3007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26384CA0" w14:textId="77777777" w:rsidR="00D66D8E" w:rsidRPr="00D66D8E" w:rsidRDefault="00D66D8E">
            <w:pPr>
              <w:jc w:val="lef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Adaptateur porte ou paroi mince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58E04D3C" w14:textId="77777777" w:rsidR="00D66D8E" w:rsidRPr="00D66D8E" w:rsidRDefault="00D66D8E">
            <w:pPr>
              <w:jc w:val="righ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108,67</w:t>
            </w:r>
          </w:p>
        </w:tc>
      </w:tr>
      <w:tr w:rsidR="00D66D8E" w:rsidRPr="00D66D8E" w14:paraId="5F482B75" w14:textId="77777777" w:rsidTr="00CF5153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04821887" w14:textId="77777777" w:rsidR="00D66D8E" w:rsidRPr="00D66D8E" w:rsidRDefault="00D66D8E" w:rsidP="00A2591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D66D8E">
              <w:rPr>
                <w:b/>
                <w:bCs/>
                <w:color w:val="FF0000"/>
                <w:sz w:val="18"/>
                <w:szCs w:val="18"/>
              </w:rPr>
              <w:t>Nouveau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0DF39D61" w14:textId="77777777" w:rsidR="00D66D8E" w:rsidRPr="00D66D8E" w:rsidRDefault="00D66D8E">
            <w:pPr>
              <w:jc w:val="center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TGSE3007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55E95DC4" w14:textId="77777777" w:rsidR="00D66D8E" w:rsidRPr="00D66D8E" w:rsidRDefault="00D66D8E">
            <w:pPr>
              <w:jc w:val="lef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Grille de sécurité extérieure pour Event 300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74BF05A3" w14:textId="77777777" w:rsidR="00D66D8E" w:rsidRPr="00D66D8E" w:rsidRDefault="00D66D8E">
            <w:pPr>
              <w:jc w:val="righ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977,90</w:t>
            </w:r>
          </w:p>
        </w:tc>
      </w:tr>
      <w:tr w:rsidR="003652BF" w:rsidRPr="00D66D8E" w14:paraId="158CB542" w14:textId="77777777" w:rsidTr="00CF5153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14:paraId="6EB82169" w14:textId="77777777" w:rsidR="003652BF" w:rsidRPr="00D66D8E" w:rsidRDefault="003652BF" w:rsidP="00D66D8E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D66D8E">
              <w:rPr>
                <w:b/>
                <w:bCs/>
                <w:color w:val="000000"/>
                <w:sz w:val="18"/>
                <w:szCs w:val="18"/>
              </w:rPr>
              <w:t>Dépression 0,212 m2</w:t>
            </w:r>
          </w:p>
        </w:tc>
        <w:tc>
          <w:tcPr>
            <w:tcW w:w="116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E685A" w14:textId="77777777" w:rsidR="003652BF" w:rsidRPr="00D66D8E" w:rsidRDefault="003652BF" w:rsidP="00A2591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D66D8E">
              <w:rPr>
                <w:b/>
                <w:bCs/>
                <w:color w:val="000000"/>
                <w:sz w:val="18"/>
                <w:szCs w:val="18"/>
              </w:rPr>
              <w:t>Références</w:t>
            </w:r>
          </w:p>
          <w:p w14:paraId="28E6A74A" w14:textId="594804B7" w:rsidR="003652BF" w:rsidRPr="00D66D8E" w:rsidRDefault="003652B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74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2B4B7" w14:textId="4D39BBC5" w:rsidR="003652BF" w:rsidRPr="00D66D8E" w:rsidDel="003652BF" w:rsidRDefault="003652BF" w:rsidP="00CF5153">
            <w:pPr>
              <w:jc w:val="left"/>
              <w:rPr>
                <w:del w:id="26" w:author="Ludovic" w:date="2021-05-10T17:55:00Z"/>
                <w:b/>
                <w:bCs/>
                <w:color w:val="000000"/>
                <w:sz w:val="18"/>
                <w:szCs w:val="18"/>
              </w:rPr>
            </w:pPr>
            <w:r w:rsidRPr="00D66D8E">
              <w:rPr>
                <w:b/>
                <w:bCs/>
                <w:color w:val="000000"/>
                <w:sz w:val="18"/>
                <w:szCs w:val="18"/>
              </w:rPr>
              <w:t>Désignation</w:t>
            </w:r>
          </w:p>
          <w:p w14:paraId="33AC9C53" w14:textId="546BA90B" w:rsidR="003652BF" w:rsidRPr="00D66D8E" w:rsidRDefault="003652BF" w:rsidP="00CF5153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D66D8E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0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DA6CC" w14:textId="77777777" w:rsidR="003652BF" w:rsidRPr="00D66D8E" w:rsidRDefault="003652BF" w:rsidP="00D66D8E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D66D8E">
              <w:rPr>
                <w:b/>
                <w:bCs/>
                <w:color w:val="000000"/>
                <w:sz w:val="18"/>
                <w:szCs w:val="18"/>
              </w:rPr>
              <w:t>Prix U HT</w:t>
            </w:r>
          </w:p>
          <w:p w14:paraId="7FF5D8D7" w14:textId="0BA4DD8B" w:rsidR="003652BF" w:rsidRPr="00D66D8E" w:rsidRDefault="003652BF" w:rsidP="00D66D8E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D66D8E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3652BF" w:rsidRPr="00D66D8E" w14:paraId="37C5497C" w14:textId="77777777" w:rsidTr="00CF5153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14:paraId="52124FE9" w14:textId="77777777" w:rsidR="003652BF" w:rsidRPr="00D66D8E" w:rsidRDefault="003652BF" w:rsidP="00D66D8E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D66D8E">
              <w:rPr>
                <w:b/>
                <w:bCs/>
                <w:color w:val="000000"/>
                <w:sz w:val="18"/>
                <w:szCs w:val="18"/>
              </w:rPr>
              <w:t>Surpression 0,128 m2</w:t>
            </w:r>
          </w:p>
        </w:tc>
        <w:tc>
          <w:tcPr>
            <w:tcW w:w="116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07A8F" w14:textId="19BE981E" w:rsidR="003652BF" w:rsidRPr="00D66D8E" w:rsidRDefault="003652B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74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A7C6A" w14:textId="4C406E42" w:rsidR="003652BF" w:rsidRPr="00D66D8E" w:rsidRDefault="003652BF" w:rsidP="00CF5153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0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3DEC1" w14:textId="529648A4" w:rsidR="003652BF" w:rsidRPr="00D66D8E" w:rsidRDefault="003652BF" w:rsidP="00D66D8E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</w:tr>
      <w:tr w:rsidR="00D66D8E" w:rsidRPr="00D66D8E" w14:paraId="367FDCEF" w14:textId="77777777" w:rsidTr="00CF5153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26A0FCCE" w14:textId="4B93EB34" w:rsidR="00D66D8E" w:rsidRPr="00D66D8E" w:rsidRDefault="00D66D8E" w:rsidP="00CF515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090F2DC0" w14:textId="77777777" w:rsidR="00D66D8E" w:rsidRPr="00D66D8E" w:rsidRDefault="00D66D8E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TVDF1221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265ADA18" w14:textId="77777777" w:rsidR="00D66D8E" w:rsidRPr="00D66D8E" w:rsidRDefault="00D66D8E">
            <w:pPr>
              <w:jc w:val="lef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Event de surpression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066D9F2B" w14:textId="77777777" w:rsidR="00D66D8E" w:rsidRPr="00D66D8E" w:rsidRDefault="00D66D8E">
            <w:pPr>
              <w:jc w:val="righ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877,56</w:t>
            </w:r>
          </w:p>
        </w:tc>
      </w:tr>
      <w:tr w:rsidR="00D66D8E" w:rsidRPr="00D66D8E" w14:paraId="36B13F17" w14:textId="77777777" w:rsidTr="00CF5153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624B8C06" w14:textId="77777777" w:rsidR="00D66D8E" w:rsidRPr="00D66D8E" w:rsidRDefault="00D66D8E" w:rsidP="00A25910">
            <w:pPr>
              <w:jc w:val="center"/>
              <w:rPr>
                <w:b/>
                <w:bCs/>
                <w:color w:val="000000"/>
                <w:sz w:val="18"/>
                <w:szCs w:val="18"/>
                <w:u w:val="single"/>
              </w:rPr>
            </w:pPr>
            <w:r w:rsidRPr="00D66D8E">
              <w:rPr>
                <w:b/>
                <w:bCs/>
                <w:color w:val="000000"/>
                <w:sz w:val="18"/>
                <w:szCs w:val="18"/>
                <w:u w:val="single"/>
              </w:rPr>
              <w:t>DUX  500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07479BCC" w14:textId="77777777" w:rsidR="00D66D8E" w:rsidRPr="00D66D8E" w:rsidRDefault="00D66D8E">
            <w:pPr>
              <w:jc w:val="center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TKDI1220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61309DE0" w14:textId="77777777" w:rsidR="00D66D8E" w:rsidRPr="00D66D8E" w:rsidRDefault="00D66D8E">
            <w:pPr>
              <w:jc w:val="lef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 xml:space="preserve">Event de surpression  +  Grille intumescente 1h00  </w:t>
            </w:r>
            <w:r w:rsidRPr="00D66D8E">
              <w:rPr>
                <w:b/>
                <w:bCs/>
                <w:color w:val="000000"/>
                <w:sz w:val="18"/>
                <w:szCs w:val="18"/>
                <w:u w:val="single"/>
              </w:rPr>
              <w:t>montée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21258021" w14:textId="77777777" w:rsidR="00D66D8E" w:rsidRPr="00D66D8E" w:rsidRDefault="00D66D8E">
            <w:pPr>
              <w:jc w:val="righ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1 411,43</w:t>
            </w:r>
          </w:p>
        </w:tc>
      </w:tr>
      <w:tr w:rsidR="00D66D8E" w:rsidRPr="00D66D8E" w14:paraId="7D5E6A2C" w14:textId="77777777" w:rsidTr="00CF5153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48CE2BAC" w14:textId="04B2F8B8" w:rsidR="00D66D8E" w:rsidRPr="00D66D8E" w:rsidRDefault="00D66D8E" w:rsidP="00A25910">
            <w:pPr>
              <w:jc w:val="center"/>
              <w:rPr>
                <w:b/>
                <w:bCs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286E48EA" w14:textId="77777777" w:rsidR="00D66D8E" w:rsidRPr="00D66D8E" w:rsidRDefault="00D66D8E">
            <w:pPr>
              <w:jc w:val="center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TGDI3020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29F01446" w14:textId="77777777" w:rsidR="00D66D8E" w:rsidRPr="00D66D8E" w:rsidRDefault="00D66D8E">
            <w:pPr>
              <w:jc w:val="lef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Grille décorative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7A467E0B" w14:textId="77777777" w:rsidR="00D66D8E" w:rsidRPr="00D66D8E" w:rsidRDefault="00D66D8E">
            <w:pPr>
              <w:jc w:val="righ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157,12</w:t>
            </w:r>
          </w:p>
        </w:tc>
      </w:tr>
      <w:tr w:rsidR="00D66D8E" w:rsidRPr="00D66D8E" w14:paraId="2368D5F3" w14:textId="77777777" w:rsidTr="00CF5153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2A1C15B1" w14:textId="77777777" w:rsidR="00D66D8E" w:rsidRPr="00D66D8E" w:rsidRDefault="00D66D8E" w:rsidP="00A2591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D66D8E">
              <w:rPr>
                <w:b/>
                <w:bCs/>
                <w:color w:val="FF0000"/>
                <w:sz w:val="18"/>
                <w:szCs w:val="18"/>
              </w:rPr>
              <w:t>Nouveau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1278FCF2" w14:textId="77777777" w:rsidR="00D66D8E" w:rsidRPr="00D66D8E" w:rsidRDefault="00D66D8E">
            <w:pPr>
              <w:jc w:val="center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TVAI1220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468C9AFE" w14:textId="77777777" w:rsidR="00D66D8E" w:rsidRPr="00D66D8E" w:rsidRDefault="00D66D8E">
            <w:pPr>
              <w:jc w:val="lef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Volet anti-intempéries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1B22DC44" w14:textId="77777777" w:rsidR="00D66D8E" w:rsidRPr="00D66D8E" w:rsidRDefault="00D66D8E">
            <w:pPr>
              <w:jc w:val="righ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222,25</w:t>
            </w:r>
          </w:p>
        </w:tc>
      </w:tr>
      <w:tr w:rsidR="00D66D8E" w:rsidRPr="00D66D8E" w14:paraId="124C9764" w14:textId="77777777" w:rsidTr="00CF5153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07E49C6E" w14:textId="60FC619D" w:rsidR="00D66D8E" w:rsidRPr="00D66D8E" w:rsidRDefault="00D66D8E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6851D092" w14:textId="77777777" w:rsidR="00D66D8E" w:rsidRPr="00D66D8E" w:rsidRDefault="00D66D8E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TAPP3020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25BB5C1D" w14:textId="77777777" w:rsidR="00D66D8E" w:rsidRPr="00D66D8E" w:rsidRDefault="00D66D8E">
            <w:pPr>
              <w:jc w:val="lef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Adaptateur porte ou paroi mince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1FC98DAB" w14:textId="77777777" w:rsidR="00D66D8E" w:rsidRPr="00D66D8E" w:rsidRDefault="00D66D8E">
            <w:pPr>
              <w:jc w:val="righ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166,28</w:t>
            </w:r>
          </w:p>
        </w:tc>
      </w:tr>
      <w:tr w:rsidR="00D66D8E" w:rsidRPr="00D66D8E" w14:paraId="27FE1D2E" w14:textId="77777777" w:rsidTr="00CF5153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1F5888A2" w14:textId="77777777" w:rsidR="00D66D8E" w:rsidRPr="00D66D8E" w:rsidRDefault="00D66D8E" w:rsidP="00A2591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D66D8E">
              <w:rPr>
                <w:b/>
                <w:bCs/>
                <w:color w:val="FF0000"/>
                <w:sz w:val="18"/>
                <w:szCs w:val="18"/>
              </w:rPr>
              <w:t>Nouveau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227E7643" w14:textId="77777777" w:rsidR="00D66D8E" w:rsidRPr="00D66D8E" w:rsidRDefault="00D66D8E">
            <w:pPr>
              <w:jc w:val="center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TGSE3020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688B9FC9" w14:textId="77777777" w:rsidR="00D66D8E" w:rsidRPr="00D66D8E" w:rsidRDefault="00D66D8E">
            <w:pPr>
              <w:jc w:val="lef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Grille de sécurité extérieure pour Event 500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4F7DCBBE" w14:textId="77777777" w:rsidR="00D66D8E" w:rsidRPr="00D66D8E" w:rsidRDefault="00D66D8E">
            <w:pPr>
              <w:jc w:val="righ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997,58</w:t>
            </w:r>
          </w:p>
        </w:tc>
      </w:tr>
    </w:tbl>
    <w:p w14:paraId="5AB2296D" w14:textId="77777777" w:rsidR="00D66D8E" w:rsidRPr="00D66D8E" w:rsidRDefault="00D66D8E" w:rsidP="00D66D8E"/>
    <w:p w14:paraId="7FEC31E1" w14:textId="77777777" w:rsidR="00D66D8E" w:rsidRDefault="00D66D8E" w:rsidP="00235706"/>
    <w:p w14:paraId="23428B89" w14:textId="77777777" w:rsidR="006A6BF3" w:rsidRDefault="006A6BF3" w:rsidP="006A6BF3">
      <w:pPr>
        <w:pStyle w:val="Titre1"/>
      </w:pPr>
      <w:r>
        <w:t>Votre interlocuteur</w:t>
      </w:r>
    </w:p>
    <w:p w14:paraId="4AEFD7EB" w14:textId="1B954E73" w:rsidR="006A6BF3" w:rsidRDefault="006A6BF3" w:rsidP="003652BF">
      <w:pPr>
        <w:rPr>
          <w:ins w:id="27" w:author="Ludovic" w:date="2021-05-10T17:56:00Z"/>
        </w:rPr>
      </w:pPr>
      <w:r w:rsidRPr="006A6BF3">
        <w:t>Mr Christian Derrien</w:t>
      </w:r>
      <w:r>
        <w:t xml:space="preserve"> est l’interlocuteur du fournisseur CORDIA</w:t>
      </w:r>
    </w:p>
    <w:p w14:paraId="49EF57AF" w14:textId="77777777" w:rsidR="003652BF" w:rsidRPr="006A6BF3" w:rsidRDefault="003652BF" w:rsidP="00CF5153"/>
    <w:p w14:paraId="6E3B2158" w14:textId="77777777" w:rsidR="006A6BF3" w:rsidRDefault="006A6BF3" w:rsidP="006A6BF3">
      <w:r>
        <w:t>Responsable Grands Comptes</w:t>
      </w:r>
    </w:p>
    <w:p w14:paraId="6D7B180A" w14:textId="3AE55872" w:rsidR="006A6BF3" w:rsidRDefault="006A6BF3" w:rsidP="006A6BF3">
      <w:r>
        <w:t>Tel. :     </w:t>
      </w:r>
      <w:del w:id="28" w:author="Ludovic" w:date="2021-05-10T17:55:00Z">
        <w:r w:rsidDel="003652BF">
          <w:delText xml:space="preserve"> </w:delText>
        </w:r>
      </w:del>
      <w:r>
        <w:t>01 60 21 51 21</w:t>
      </w:r>
    </w:p>
    <w:p w14:paraId="26562734" w14:textId="77777777" w:rsidR="006A6BF3" w:rsidRDefault="006A6BF3" w:rsidP="006A6BF3">
      <w:r>
        <w:t>Port. :   06 17 01 03 25</w:t>
      </w:r>
    </w:p>
    <w:p w14:paraId="522ABB33" w14:textId="77777777" w:rsidR="006A6BF3" w:rsidRDefault="006A6BF3" w:rsidP="006A6BF3">
      <w:r>
        <w:t xml:space="preserve">Email : </w:t>
      </w:r>
      <w:r w:rsidRPr="006A6BF3">
        <w:t>DERRIEN</w:t>
      </w:r>
      <w:r>
        <w:t xml:space="preserve"> : </w:t>
      </w:r>
      <w:hyperlink r:id="rId8" w:history="1">
        <w:r w:rsidRPr="004C20B2">
          <w:rPr>
            <w:rStyle w:val="Lienhypertexte"/>
          </w:rPr>
          <w:t>christian.derrien@cordia.fr</w:t>
        </w:r>
      </w:hyperlink>
    </w:p>
    <w:p w14:paraId="4C5C6E0A" w14:textId="77777777" w:rsidR="006A6BF3" w:rsidRDefault="006A6BF3" w:rsidP="006A6BF3"/>
    <w:p w14:paraId="10F65FA9" w14:textId="77777777" w:rsidR="006A6BF3" w:rsidRDefault="006A6BF3" w:rsidP="006A6BF3"/>
    <w:p w14:paraId="56C08AB2" w14:textId="77777777" w:rsidR="006A6BF3" w:rsidRDefault="006A6BF3" w:rsidP="006A6BF3">
      <w:pPr>
        <w:pStyle w:val="Titre1"/>
      </w:pPr>
      <w:r>
        <w:t>Commande</w:t>
      </w:r>
    </w:p>
    <w:p w14:paraId="3395A043" w14:textId="77777777" w:rsidR="006A6BF3" w:rsidRDefault="006A6BF3" w:rsidP="00CF5153">
      <w:r w:rsidRPr="006A6BF3">
        <w:t>Les agenc</w:t>
      </w:r>
      <w:r>
        <w:t>es passent commande au fournisseur CORDIA.</w:t>
      </w:r>
    </w:p>
    <w:p w14:paraId="0E31FCC4" w14:textId="71A49676" w:rsidR="006A6BF3" w:rsidDel="003652BF" w:rsidRDefault="006A6BF3">
      <w:pPr>
        <w:rPr>
          <w:del w:id="29" w:author="Ludovic" w:date="2021-05-10T17:55:00Z"/>
        </w:rPr>
        <w:pPrChange w:id="30" w:author="Ludovic" w:date="2021-05-10T17:55:00Z">
          <w:pPr>
            <w:pStyle w:val="Titre3"/>
          </w:pPr>
        </w:pPrChange>
      </w:pPr>
      <w:r>
        <w:t>Condition tarifaire :</w:t>
      </w:r>
    </w:p>
    <w:p w14:paraId="2EBA9730" w14:textId="29B3E276" w:rsidR="006A6BF3" w:rsidRPr="006A6BF3" w:rsidRDefault="006A6BF3" w:rsidP="006A6BF3">
      <w:del w:id="31" w:author="Ludovic" w:date="2021-05-10T17:55:00Z">
        <w:r w:rsidDel="003652BF">
          <w:tab/>
          <w:delText>-</w:delText>
        </w:r>
      </w:del>
      <w:r>
        <w:t xml:space="preserve"> forfait de 30€ H.T. de frais pour toute commande inférieure à 500€ H.T.</w:t>
      </w:r>
    </w:p>
    <w:p w14:paraId="4746D7D1" w14:textId="0B7EEC21" w:rsidR="006A6BF3" w:rsidRPr="006A6BF3" w:rsidDel="003652BF" w:rsidRDefault="006A6BF3" w:rsidP="006A6BF3">
      <w:pPr>
        <w:pStyle w:val="Titre3"/>
        <w:rPr>
          <w:del w:id="32" w:author="Ludovic" w:date="2021-05-10T17:55:00Z"/>
        </w:rPr>
      </w:pPr>
    </w:p>
    <w:p w14:paraId="03D23C6E" w14:textId="1F3551E2" w:rsidR="006A6BF3" w:rsidRPr="006A6BF3" w:rsidDel="003652BF" w:rsidRDefault="006A6BF3" w:rsidP="006A6BF3">
      <w:pPr>
        <w:pStyle w:val="Titre3"/>
        <w:rPr>
          <w:del w:id="33" w:author="Ludovic" w:date="2021-05-10T17:55:00Z"/>
        </w:rPr>
      </w:pPr>
    </w:p>
    <w:p w14:paraId="3364F0B9" w14:textId="5B92FECD" w:rsidR="00631000" w:rsidDel="003652BF" w:rsidRDefault="00631000" w:rsidP="00235706">
      <w:pPr>
        <w:rPr>
          <w:del w:id="34" w:author="Ludovic" w:date="2021-05-10T17:55:00Z"/>
        </w:rPr>
      </w:pPr>
    </w:p>
    <w:p w14:paraId="4273BBDA" w14:textId="77777777" w:rsidR="00631000" w:rsidRDefault="00631000" w:rsidP="00A25910"/>
    <w:sectPr w:rsidR="00631000" w:rsidSect="00DB447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1134" w:right="1134" w:bottom="993" w:left="1134" w:header="850" w:footer="2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08F1AC" w14:textId="77777777" w:rsidR="00A67EC1" w:rsidRDefault="00A67EC1" w:rsidP="00C30324">
      <w:r>
        <w:separator/>
      </w:r>
    </w:p>
  </w:endnote>
  <w:endnote w:type="continuationSeparator" w:id="0">
    <w:p w14:paraId="735D691B" w14:textId="77777777" w:rsidR="00A67EC1" w:rsidRDefault="00A67EC1" w:rsidP="00C30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905DC2" w14:textId="77777777" w:rsidR="003A5519" w:rsidRDefault="003A551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E052E7" w:rsidRPr="00B042CF" w14:paraId="5FD85FCA" w14:textId="77777777" w:rsidTr="00224C86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14:paraId="2FE23B57" w14:textId="77777777" w:rsidR="00E052E7" w:rsidRPr="000960CD" w:rsidRDefault="00E052E7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14:paraId="150B4F73" w14:textId="5C893C8B" w:rsidR="00E052E7" w:rsidRPr="000960CD" w:rsidRDefault="00E052E7" w:rsidP="000960CD">
          <w:pPr>
            <w:pStyle w:val="Pieddepage"/>
            <w:rPr>
              <w:caps/>
              <w:sz w:val="18"/>
              <w:lang w:val="en-US"/>
            </w:rPr>
          </w:pPr>
          <w:r w:rsidRPr="000960CD">
            <w:rPr>
              <w:sz w:val="18"/>
              <w:lang w:val="en-US"/>
            </w:rPr>
            <w:t>Réf.: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1571847527"/>
              <w:placeholder>
                <w:docPart w:val="8FC7819BD5134BFEBFA0EA37A27FA7C3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del w:id="35" w:author="Catherine" w:date="2021-05-11T07:43:00Z">
                <w:r w:rsidR="00527446" w:rsidDel="000B6512">
                  <w:rPr>
                    <w:sz w:val="18"/>
                    <w:lang w:val="en-US"/>
                  </w:rPr>
                  <w:delText>2021/XX</w:delText>
                </w:r>
              </w:del>
              <w:ins w:id="36" w:author="Catherine" w:date="2021-05-11T07:46:00Z">
                <w:r w:rsidR="003A5519">
                  <w:rPr>
                    <w:sz w:val="18"/>
                    <w:lang w:val="en-US"/>
                  </w:rPr>
                  <w:t>21-008</w:t>
                </w:r>
              </w:ins>
            </w:sdtContent>
          </w:sdt>
        </w:p>
      </w:tc>
      <w:tc>
        <w:tcPr>
          <w:tcW w:w="1843" w:type="dxa"/>
          <w:vAlign w:val="center"/>
        </w:tcPr>
        <w:p w14:paraId="6DF3B642" w14:textId="3DA0BA4D" w:rsidR="00E052E7" w:rsidRPr="000960CD" w:rsidRDefault="00E052E7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74862263"/>
              <w:placeholder>
                <w:docPart w:val="CE1BD69F375246D68D58AD8A88F48C79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del w:id="37" w:author="Catherine" w:date="2021-05-11T07:43:00Z">
                <w:r w:rsidR="007F176D" w:rsidDel="000B6512">
                  <w:rPr>
                    <w:sz w:val="18"/>
                  </w:rPr>
                  <w:delText>10/05/2021</w:delText>
                </w:r>
              </w:del>
              <w:ins w:id="38" w:author="Catherine" w:date="2021-05-11T07:43:00Z">
                <w:r w:rsidR="000B6512">
                  <w:rPr>
                    <w:sz w:val="18"/>
                  </w:rPr>
                  <w:t>11/05/2021</w:t>
                </w:r>
              </w:ins>
            </w:sdtContent>
          </w:sdt>
        </w:p>
      </w:tc>
      <w:tc>
        <w:tcPr>
          <w:tcW w:w="1286" w:type="dxa"/>
          <w:vAlign w:val="center"/>
        </w:tcPr>
        <w:p w14:paraId="39A3E6C1" w14:textId="77777777" w:rsidR="00E052E7" w:rsidRPr="000960CD" w:rsidRDefault="00E052E7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2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3</w:t>
          </w:r>
          <w:r w:rsidRPr="000960CD">
            <w:rPr>
              <w:sz w:val="18"/>
            </w:rPr>
            <w:fldChar w:fldCharType="end"/>
          </w:r>
        </w:p>
      </w:tc>
    </w:tr>
  </w:tbl>
  <w:p w14:paraId="0ADFB4E2" w14:textId="77777777" w:rsidR="00E052E7" w:rsidRPr="000960CD" w:rsidRDefault="00E052E7" w:rsidP="000960CD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FCFD47" w14:textId="77777777" w:rsidR="00E052E7" w:rsidRDefault="00E052E7" w:rsidP="00C30324">
    <w:pPr>
      <w:pStyle w:val="Pieddepage"/>
    </w:pPr>
    <w:r>
      <w:tab/>
    </w:r>
  </w:p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E052E7" w:rsidRPr="00B042CF" w14:paraId="6991464A" w14:textId="77777777" w:rsidTr="000960CD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14:paraId="318D5879" w14:textId="77777777" w:rsidR="00E052E7" w:rsidRPr="000960CD" w:rsidRDefault="00E052E7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14:paraId="1687DEF8" w14:textId="352190CD" w:rsidR="00E052E7" w:rsidRPr="000960CD" w:rsidRDefault="00E052E7" w:rsidP="00C30324">
          <w:pPr>
            <w:pStyle w:val="Pieddepage"/>
            <w:rPr>
              <w:caps/>
              <w:sz w:val="18"/>
              <w:lang w:val="en-US"/>
            </w:rPr>
          </w:pPr>
          <w:r w:rsidRPr="000960CD">
            <w:rPr>
              <w:sz w:val="18"/>
              <w:lang w:val="en-US"/>
            </w:rPr>
            <w:t>Réf.: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-609969546"/>
              <w:placeholder>
                <w:docPart w:val="72BC5E81957E4345A8E0F1F537CEB8B8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del w:id="45" w:author="Catherine" w:date="2021-05-11T07:43:00Z">
                <w:r w:rsidR="00527446" w:rsidDel="000B6512">
                  <w:rPr>
                    <w:sz w:val="18"/>
                    <w:lang w:val="en-US"/>
                  </w:rPr>
                  <w:delText>2021/XX</w:delText>
                </w:r>
              </w:del>
              <w:ins w:id="46" w:author="Catherine" w:date="2021-05-11T07:46:00Z">
                <w:r w:rsidR="003A5519">
                  <w:rPr>
                    <w:sz w:val="18"/>
                    <w:lang w:val="en-US"/>
                  </w:rPr>
                  <w:t>21-008</w:t>
                </w:r>
              </w:ins>
            </w:sdtContent>
          </w:sdt>
        </w:p>
      </w:tc>
      <w:tc>
        <w:tcPr>
          <w:tcW w:w="1843" w:type="dxa"/>
          <w:vAlign w:val="center"/>
        </w:tcPr>
        <w:p w14:paraId="75818EBB" w14:textId="6DE13D49" w:rsidR="00E052E7" w:rsidRPr="000960CD" w:rsidRDefault="00E052E7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52959359"/>
              <w:placeholder>
                <w:docPart w:val="C9032EF684EF405B8E1D9EA84D6F2427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del w:id="47" w:author="Catherine" w:date="2021-05-11T07:43:00Z">
                <w:r w:rsidR="007F176D" w:rsidDel="000B6512">
                  <w:rPr>
                    <w:sz w:val="18"/>
                  </w:rPr>
                  <w:delText>10/05/2021</w:delText>
                </w:r>
              </w:del>
              <w:ins w:id="48" w:author="Catherine" w:date="2021-05-11T07:43:00Z">
                <w:r w:rsidR="000B6512">
                  <w:rPr>
                    <w:sz w:val="18"/>
                  </w:rPr>
                  <w:t>11/05/2021</w:t>
                </w:r>
              </w:ins>
            </w:sdtContent>
          </w:sdt>
        </w:p>
      </w:tc>
      <w:tc>
        <w:tcPr>
          <w:tcW w:w="1286" w:type="dxa"/>
          <w:vAlign w:val="center"/>
        </w:tcPr>
        <w:p w14:paraId="064D9672" w14:textId="77777777" w:rsidR="00E052E7" w:rsidRPr="000960CD" w:rsidRDefault="00E052E7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3</w:t>
          </w:r>
          <w:r w:rsidRPr="000960CD">
            <w:rPr>
              <w:sz w:val="18"/>
            </w:rPr>
            <w:fldChar w:fldCharType="end"/>
          </w:r>
        </w:p>
      </w:tc>
    </w:tr>
  </w:tbl>
  <w:p w14:paraId="05426B8A" w14:textId="77777777" w:rsidR="00E052E7" w:rsidRDefault="00E052E7" w:rsidP="00C3032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60696A" w14:textId="77777777" w:rsidR="00A67EC1" w:rsidRDefault="00A67EC1" w:rsidP="00C30324">
      <w:r>
        <w:separator/>
      </w:r>
    </w:p>
  </w:footnote>
  <w:footnote w:type="continuationSeparator" w:id="0">
    <w:p w14:paraId="4BE41075" w14:textId="77777777" w:rsidR="00A67EC1" w:rsidRDefault="00A67EC1" w:rsidP="00C303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3C3B75" w14:textId="77777777" w:rsidR="003A5519" w:rsidRDefault="003A551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TitreCar"/>
        <w:rFonts w:eastAsiaTheme="minorHAnsi"/>
        <w:sz w:val="40"/>
        <w:lang w:val="fr-FR" w:eastAsia="en-US"/>
      </w:rPr>
      <w:alias w:val="Objet "/>
      <w:tag w:val=""/>
      <w:id w:val="280537501"/>
      <w:placeholder>
        <w:docPart w:val="99FB8A7DB58740EAB6A6D128BFCDDE8D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>
      <w:rPr>
        <w:rStyle w:val="TitreCar"/>
      </w:rPr>
    </w:sdtEndPr>
    <w:sdtContent>
      <w:p w14:paraId="701C72BC" w14:textId="77777777" w:rsidR="00E052E7" w:rsidRPr="00DB447E" w:rsidRDefault="00065213" w:rsidP="00DB447E">
        <w:pPr>
          <w:jc w:val="left"/>
          <w:rPr>
            <w:rStyle w:val="TitreCar"/>
            <w:lang w:val="fr-FR"/>
          </w:rPr>
        </w:pPr>
        <w:r>
          <w:rPr>
            <w:rStyle w:val="TitreCar"/>
            <w:rFonts w:eastAsiaTheme="minorHAnsi"/>
            <w:sz w:val="40"/>
            <w:lang w:val="fr-FR" w:eastAsia="en-US"/>
          </w:rPr>
          <w:t>Extinction</w:t>
        </w:r>
      </w:p>
    </w:sdtContent>
  </w:sdt>
  <w:sdt>
    <w:sdtPr>
      <w:rPr>
        <w:b w:val="0"/>
        <w:bCs/>
        <w:sz w:val="32"/>
        <w:lang w:val="fr-FR" w:eastAsia="en-US"/>
      </w:rPr>
      <w:alias w:val="Titre "/>
      <w:tag w:val=""/>
      <w:id w:val="45352665"/>
      <w:placeholder>
        <w:docPart w:val="3D104B48DB734C959003D4ED01615C1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E6A8AD0" w14:textId="77777777" w:rsidR="00E052E7" w:rsidRPr="00DB447E" w:rsidRDefault="00631000" w:rsidP="00DB447E">
        <w:pPr>
          <w:pStyle w:val="Sous-titre"/>
          <w:spacing w:before="0" w:after="0"/>
          <w:ind w:left="0"/>
          <w:jc w:val="left"/>
          <w:outlineLvl w:val="9"/>
          <w:rPr>
            <w:lang w:val="fr-FR"/>
          </w:rPr>
        </w:pPr>
        <w:r>
          <w:rPr>
            <w:b w:val="0"/>
            <w:bCs/>
            <w:sz w:val="32"/>
            <w:lang w:val="fr-FR" w:eastAsia="en-US"/>
          </w:rPr>
          <w:t>Tarif 2021 évents de surpression CORDIA</w:t>
        </w:r>
      </w:p>
    </w:sdtContent>
  </w:sdt>
  <w:p w14:paraId="285C126C" w14:textId="77777777" w:rsidR="00E052E7" w:rsidRDefault="00E052E7">
    <w:pPr>
      <w:pStyle w:val="En-tte"/>
    </w:pPr>
    <w:r w:rsidRPr="002C1CA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CEE2FE3" wp14:editId="18AFEED5">
              <wp:simplePos x="0" y="0"/>
              <wp:positionH relativeFrom="column">
                <wp:posOffset>0</wp:posOffset>
              </wp:positionH>
              <wp:positionV relativeFrom="paragraph">
                <wp:posOffset>18415</wp:posOffset>
              </wp:positionV>
              <wp:extent cx="6120000" cy="0"/>
              <wp:effectExtent l="0" t="19050" r="33655" b="19050"/>
              <wp:wrapNone/>
              <wp:docPr id="4" name="Line">
                <a:extLst xmlns:a="http://schemas.openxmlformats.org/drawingml/2006/main">
                  <a:ext uri="{FF2B5EF4-FFF2-40B4-BE49-F238E27FC236}">
                    <a16:creationId xmlns:a16="http://schemas.microsoft.com/office/drawing/2014/main" id="{6FC2D76F-207A-4046-8148-B599FEBBA52D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rgbClr val="152C73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61B7EF23" id="Line" o:spid="_x0000_s1026" alt="&quot;&quot;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.45pt" to="481.9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" strokecolor="#152c73" strokeweight="3pt"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73" w:type="dxa"/>
      <w:tblInd w:w="-1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19"/>
      <w:gridCol w:w="2692"/>
      <w:gridCol w:w="698"/>
      <w:gridCol w:w="2468"/>
      <w:gridCol w:w="784"/>
      <w:gridCol w:w="2012"/>
    </w:tblGrid>
    <w:tr w:rsidR="00E052E7" w14:paraId="597CF133" w14:textId="77777777" w:rsidTr="00B74192">
      <w:trPr>
        <w:trHeight w:val="907"/>
      </w:trPr>
      <w:tc>
        <w:tcPr>
          <w:tcW w:w="9673" w:type="dxa"/>
          <w:gridSpan w:val="6"/>
          <w:tcBorders>
            <w:top w:val="single" w:sz="8" w:space="0" w:color="0070C0"/>
            <w:left w:val="single" w:sz="8" w:space="0" w:color="0070C0"/>
            <w:bottom w:val="single" w:sz="8" w:space="0" w:color="0070C0"/>
            <w:right w:val="single" w:sz="8" w:space="0" w:color="0070C0"/>
          </w:tcBorders>
          <w:shd w:val="clear" w:color="auto" w:fill="0070C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6232FF67" w14:textId="77777777" w:rsidR="00E052E7" w:rsidRPr="00B74192" w:rsidRDefault="00E052E7" w:rsidP="00B74192">
          <w:pPr>
            <w:jc w:val="center"/>
            <w:rPr>
              <w:rFonts w:ascii="Calibri" w:hAnsi="Calibri"/>
              <w:b/>
              <w:color w:val="FFFFFF" w:themeColor="background1"/>
              <w:sz w:val="40"/>
              <w:szCs w:val="72"/>
            </w:rPr>
          </w:pPr>
          <w:r w:rsidRPr="00B74192">
            <w:rPr>
              <w:b/>
              <w:color w:val="FFFFFF" w:themeColor="background1"/>
              <w:sz w:val="40"/>
            </w:rPr>
            <w:t>Flash-Infos Service Produits &amp; Réglementation</w:t>
          </w:r>
        </w:p>
      </w:tc>
    </w:tr>
    <w:tr w:rsidR="00E052E7" w14:paraId="4B228D5C" w14:textId="77777777" w:rsidTr="00B74192">
      <w:trPr>
        <w:trHeight w:val="479"/>
      </w:trPr>
      <w:tc>
        <w:tcPr>
          <w:tcW w:w="1021" w:type="dxa"/>
          <w:tcBorders>
            <w:top w:val="nil"/>
            <w:left w:val="single" w:sz="8" w:space="0" w:color="0070C0"/>
            <w:bottom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93E291D" w14:textId="77777777" w:rsidR="00E052E7" w:rsidRPr="00B74192" w:rsidRDefault="00E052E7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>De :</w:t>
          </w:r>
        </w:p>
      </w:tc>
      <w:tc>
        <w:tcPr>
          <w:tcW w:w="2747" w:type="dxa"/>
          <w:tcBorders>
            <w:top w:val="nil"/>
            <w:left w:val="nil"/>
            <w:bottom w:val="nil"/>
          </w:tcBorders>
          <w:vAlign w:val="center"/>
        </w:tcPr>
        <w:p w14:paraId="50BC137A" w14:textId="77777777" w:rsidR="00E052E7" w:rsidRPr="00B74192" w:rsidRDefault="00E052E7" w:rsidP="00BE2A3C">
          <w:pPr>
            <w:pStyle w:val="NormalWeb"/>
            <w:jc w:val="left"/>
            <w:rPr>
              <w:b/>
              <w:sz w:val="20"/>
            </w:rPr>
          </w:pPr>
          <w:r>
            <w:rPr>
              <w:b/>
              <w:sz w:val="20"/>
            </w:rPr>
            <w:t>Mustapha NACHETE</w:t>
          </w:r>
        </w:p>
      </w:tc>
      <w:tc>
        <w:tcPr>
          <w:tcW w:w="706" w:type="dxa"/>
          <w:tcBorders>
            <w:top w:val="nil"/>
            <w:left w:val="nil"/>
            <w:bottom w:val="nil"/>
          </w:tcBorders>
          <w:vAlign w:val="center"/>
        </w:tcPr>
        <w:p w14:paraId="5A441645" w14:textId="77777777" w:rsidR="00E052E7" w:rsidRPr="00B74192" w:rsidRDefault="00E052E7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bCs/>
              <w:sz w:val="20"/>
            </w:rPr>
            <w:t>Réf</w:t>
          </w:r>
          <w:r w:rsidRPr="00B74192">
            <w:rPr>
              <w:b/>
              <w:sz w:val="20"/>
            </w:rPr>
            <w:t xml:space="preserve"> : </w:t>
          </w:r>
        </w:p>
      </w:tc>
      <w:tc>
        <w:tcPr>
          <w:tcW w:w="2513" w:type="dxa"/>
          <w:tcBorders>
            <w:top w:val="nil"/>
            <w:left w:val="nil"/>
            <w:bottom w:val="nil"/>
          </w:tcBorders>
          <w:vAlign w:val="center"/>
        </w:tcPr>
        <w:sdt>
          <w:sdtPr>
            <w:rPr>
              <w:b/>
              <w:sz w:val="20"/>
            </w:rPr>
            <w:alias w:val="Référence"/>
            <w:tag w:val=""/>
            <w:id w:val="362402963"/>
            <w:placeholder>
              <w:docPart w:val="B7413B5ECB374CFF9964B51C2D59922B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15:color w:val="00FF00"/>
            <w:text w:multiLine="1"/>
          </w:sdtPr>
          <w:sdtEndPr/>
          <w:sdtContent>
            <w:p w14:paraId="011744F0" w14:textId="5FDC27F8" w:rsidR="00E052E7" w:rsidRPr="00B74192" w:rsidRDefault="000B6512" w:rsidP="00B74192">
              <w:pPr>
                <w:pStyle w:val="NormalWeb"/>
                <w:jc w:val="left"/>
                <w:rPr>
                  <w:b/>
                  <w:sz w:val="20"/>
                </w:rPr>
              </w:pPr>
              <w:del w:id="39" w:author="Catherine" w:date="2021-05-11T07:42:00Z">
                <w:r w:rsidDel="000B6512">
                  <w:rPr>
                    <w:b/>
                    <w:sz w:val="20"/>
                  </w:rPr>
                  <w:delText>2021/XX</w:delText>
                </w:r>
              </w:del>
              <w:ins w:id="40" w:author="Catherine" w:date="2021-05-11T07:42:00Z">
                <w:r>
                  <w:rPr>
                    <w:b/>
                    <w:sz w:val="20"/>
                  </w:rPr>
                  <w:t>21</w:t>
                </w:r>
              </w:ins>
              <w:ins w:id="41" w:author="Catherine" w:date="2021-05-11T07:46:00Z">
                <w:r w:rsidR="003A5519">
                  <w:rPr>
                    <w:b/>
                    <w:sz w:val="20"/>
                  </w:rPr>
                  <w:t>-0</w:t>
                </w:r>
              </w:ins>
              <w:ins w:id="42" w:author="Catherine" w:date="2021-05-11T07:42:00Z">
                <w:r>
                  <w:rPr>
                    <w:b/>
                    <w:sz w:val="20"/>
                  </w:rPr>
                  <w:t>08</w:t>
                </w:r>
              </w:ins>
            </w:p>
          </w:sdtContent>
        </w:sdt>
      </w:tc>
      <w:tc>
        <w:tcPr>
          <w:tcW w:w="791" w:type="dxa"/>
          <w:tcBorders>
            <w:top w:val="nil"/>
            <w:left w:val="nil"/>
            <w:bottom w:val="nil"/>
          </w:tcBorders>
          <w:vAlign w:val="center"/>
        </w:tcPr>
        <w:p w14:paraId="74BC65EE" w14:textId="77777777" w:rsidR="00E052E7" w:rsidRPr="00B74192" w:rsidRDefault="00E052E7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 xml:space="preserve">Date : </w:t>
          </w:r>
        </w:p>
      </w:tc>
      <w:tc>
        <w:tcPr>
          <w:tcW w:w="1895" w:type="dxa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/>
              <w:sz w:val="20"/>
            </w:rPr>
            <w:alias w:val="Date"/>
            <w:tag w:val=""/>
            <w:id w:val="1944879323"/>
            <w:placeholder>
              <w:docPart w:val="5C3F2B264EC54FB78352DB79CD44B603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15:color w:val="993366"/>
            <w:text/>
          </w:sdtPr>
          <w:sdtEndPr/>
          <w:sdtContent>
            <w:p w14:paraId="7A9F44E2" w14:textId="12A52EBF" w:rsidR="00E052E7" w:rsidRPr="00B74192" w:rsidRDefault="000B6512" w:rsidP="00B74192">
              <w:pPr>
                <w:pStyle w:val="NormalWeb"/>
                <w:jc w:val="left"/>
                <w:rPr>
                  <w:b/>
                  <w:sz w:val="20"/>
                </w:rPr>
              </w:pPr>
              <w:del w:id="43" w:author="Catherine" w:date="2021-05-11T07:43:00Z">
                <w:r w:rsidDel="000B6512">
                  <w:rPr>
                    <w:b/>
                    <w:sz w:val="20"/>
                  </w:rPr>
                  <w:delText>10/05/2021</w:delText>
                </w:r>
              </w:del>
              <w:ins w:id="44" w:author="Catherine" w:date="2021-05-11T07:43:00Z">
                <w:r>
                  <w:rPr>
                    <w:b/>
                    <w:sz w:val="20"/>
                  </w:rPr>
                  <w:t>11/05/2021</w:t>
                </w:r>
              </w:ins>
            </w:p>
          </w:sdtContent>
        </w:sdt>
      </w:tc>
    </w:tr>
    <w:tr w:rsidR="00E052E7" w14:paraId="230AC3A2" w14:textId="77777777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795D49F" w14:textId="77777777" w:rsidR="00E052E7" w:rsidRPr="00B74192" w:rsidRDefault="00E052E7" w:rsidP="00B74192">
          <w:pPr>
            <w:pStyle w:val="NormalWeb"/>
            <w:jc w:val="left"/>
            <w:rPr>
              <w:b/>
              <w:color w:val="auto"/>
              <w:sz w:val="20"/>
              <w:szCs w:val="28"/>
            </w:rPr>
          </w:pPr>
          <w:r w:rsidRPr="00B74192">
            <w:rPr>
              <w:b/>
              <w:sz w:val="20"/>
            </w:rPr>
            <w:t xml:space="preserve">Thème : 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/>
              <w:color w:val="152C73"/>
              <w:sz w:val="40"/>
              <w:szCs w:val="108"/>
              <w:lang w:eastAsia="en-US"/>
            </w:rPr>
            <w:alias w:val="Objet "/>
            <w:tag w:val=""/>
            <w:id w:val="1139842556"/>
            <w:placeholder>
              <w:docPart w:val="3B08B2156C7A44CA879633557BF0E57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1A0A9535" w14:textId="77777777" w:rsidR="00E052E7" w:rsidRPr="00DB447E" w:rsidRDefault="00065213" w:rsidP="00BE2A3C">
              <w:pPr>
                <w:pStyle w:val="NormalWeb"/>
                <w:rPr>
                  <w:bCs/>
                  <w:color w:val="152C73"/>
                  <w:sz w:val="108"/>
                  <w:szCs w:val="108"/>
                </w:rPr>
              </w:pPr>
              <w:r w:rsidRPr="0000681A">
                <w:rPr>
                  <w:b/>
                  <w:color w:val="152C73"/>
                  <w:sz w:val="40"/>
                  <w:szCs w:val="108"/>
                  <w:lang w:eastAsia="en-US"/>
                </w:rPr>
                <w:t>Extinction</w:t>
              </w:r>
            </w:p>
          </w:sdtContent>
        </w:sdt>
      </w:tc>
    </w:tr>
    <w:tr w:rsidR="00E052E7" w14:paraId="50A56AA6" w14:textId="77777777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  <w:bottom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EFFEC39" w14:textId="77777777" w:rsidR="00E052E7" w:rsidRPr="00B74192" w:rsidRDefault="00E052E7" w:rsidP="00B74192">
          <w:pPr>
            <w:pStyle w:val="NormalWeb"/>
            <w:jc w:val="left"/>
            <w:rPr>
              <w:b/>
              <w:sz w:val="20"/>
              <w:szCs w:val="24"/>
            </w:rPr>
          </w:pPr>
          <w:r w:rsidRPr="00B74192">
            <w:rPr>
              <w:b/>
              <w:sz w:val="20"/>
            </w:rPr>
            <w:t>Objet :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single" w:sz="8" w:space="0" w:color="0070C0"/>
            <w:right w:val="single" w:sz="8" w:space="0" w:color="0070C0"/>
          </w:tcBorders>
          <w:vAlign w:val="center"/>
        </w:tcPr>
        <w:sdt>
          <w:sdtPr>
            <w:rPr>
              <w:rStyle w:val="Sous-titreCar"/>
              <w:b w:val="0"/>
              <w:bCs/>
              <w:sz w:val="32"/>
              <w:lang w:val="fr-FR" w:eastAsia="en-US"/>
            </w:rPr>
            <w:alias w:val="Titre "/>
            <w:tag w:val=""/>
            <w:id w:val="915587164"/>
            <w:placeholder>
              <w:docPart w:val="C06512C89CA7409DA29663F558AA0D9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Style w:val="Sous-titreCar"/>
            </w:rPr>
          </w:sdtEndPr>
          <w:sdtContent>
            <w:p w14:paraId="6B1646C2" w14:textId="77777777" w:rsidR="00E052E7" w:rsidRPr="00DB447E" w:rsidRDefault="00631000" w:rsidP="00BE2A3C">
              <w:pPr>
                <w:pStyle w:val="NormalWeb"/>
                <w:jc w:val="left"/>
                <w:rPr>
                  <w:b/>
                  <w:color w:val="1891F6"/>
                  <w:sz w:val="72"/>
                  <w:szCs w:val="108"/>
                </w:rPr>
              </w:pPr>
              <w:r>
                <w:rPr>
                  <w:rStyle w:val="Sous-titreCar"/>
                  <w:bCs/>
                  <w:sz w:val="32"/>
                  <w:lang w:val="fr-FR" w:eastAsia="en-US"/>
                </w:rPr>
                <w:t>Tarif 2021 évents de surpression CORDIA</w:t>
              </w:r>
            </w:p>
          </w:sdtContent>
        </w:sdt>
      </w:tc>
    </w:tr>
  </w:tbl>
  <w:p w14:paraId="74F94AFA" w14:textId="77777777" w:rsidR="00E052E7" w:rsidRDefault="00E052E7" w:rsidP="00C3032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A26FB8"/>
    <w:multiLevelType w:val="hybridMultilevel"/>
    <w:tmpl w:val="5F467438"/>
    <w:lvl w:ilvl="0" w:tplc="629A134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7C22F2"/>
    <w:multiLevelType w:val="hybridMultilevel"/>
    <w:tmpl w:val="3DBCB10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CE127C"/>
    <w:multiLevelType w:val="hybridMultilevel"/>
    <w:tmpl w:val="9B0482DA"/>
    <w:lvl w:ilvl="0" w:tplc="68D8993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750A2C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8EA8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44B04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CE2A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487F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1A7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38C5B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9259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044B3D"/>
    <w:multiLevelType w:val="hybridMultilevel"/>
    <w:tmpl w:val="106EC6EA"/>
    <w:lvl w:ilvl="0" w:tplc="FB929616">
      <w:start w:val="1"/>
      <w:numFmt w:val="bullet"/>
      <w:pStyle w:val="Puceniveau2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1" w:tplc="FB929616">
      <w:start w:val="1"/>
      <w:numFmt w:val="bullet"/>
      <w:lvlText w:val=""/>
      <w:lvlJc w:val="left"/>
      <w:pPr>
        <w:tabs>
          <w:tab w:val="num" w:pos="2236"/>
        </w:tabs>
        <w:ind w:left="2236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956"/>
        </w:tabs>
        <w:ind w:left="29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676"/>
        </w:tabs>
        <w:ind w:left="36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96"/>
        </w:tabs>
        <w:ind w:left="43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116"/>
        </w:tabs>
        <w:ind w:left="51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836"/>
        </w:tabs>
        <w:ind w:left="58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556"/>
        </w:tabs>
        <w:ind w:left="65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276"/>
        </w:tabs>
        <w:ind w:left="7276" w:hanging="360"/>
      </w:pPr>
      <w:rPr>
        <w:rFonts w:ascii="Wingdings" w:hAnsi="Wingdings" w:hint="default"/>
      </w:rPr>
    </w:lvl>
  </w:abstractNum>
  <w:abstractNum w:abstractNumId="7" w15:restartNumberingAfterBreak="0">
    <w:nsid w:val="12B259B4"/>
    <w:multiLevelType w:val="hybridMultilevel"/>
    <w:tmpl w:val="74D0E97E"/>
    <w:lvl w:ilvl="0" w:tplc="B18842A4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4A3F2D"/>
    <w:multiLevelType w:val="hybridMultilevel"/>
    <w:tmpl w:val="E006061A"/>
    <w:lvl w:ilvl="0" w:tplc="EC283E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4D1AF2"/>
    <w:multiLevelType w:val="hybridMultilevel"/>
    <w:tmpl w:val="22ACAB78"/>
    <w:lvl w:ilvl="0" w:tplc="6638E782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792296"/>
    <w:multiLevelType w:val="hybridMultilevel"/>
    <w:tmpl w:val="E7F07C1E"/>
    <w:lvl w:ilvl="0" w:tplc="AA3EBDB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BD141A"/>
    <w:multiLevelType w:val="hybridMultilevel"/>
    <w:tmpl w:val="A5262F84"/>
    <w:lvl w:ilvl="0" w:tplc="94D2B96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1E6409"/>
    <w:multiLevelType w:val="hybridMultilevel"/>
    <w:tmpl w:val="8B547F42"/>
    <w:lvl w:ilvl="0" w:tplc="7CD8FE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29074E"/>
    <w:multiLevelType w:val="hybridMultilevel"/>
    <w:tmpl w:val="E3AE467A"/>
    <w:lvl w:ilvl="0" w:tplc="52DC4B8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F81BD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724BAA"/>
    <w:multiLevelType w:val="multilevel"/>
    <w:tmpl w:val="400C964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5" w15:restartNumberingAfterBreak="0">
    <w:nsid w:val="24905607"/>
    <w:multiLevelType w:val="hybridMultilevel"/>
    <w:tmpl w:val="3A5EB8DC"/>
    <w:lvl w:ilvl="0" w:tplc="4DC4B6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30C08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302A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305FD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DAFCC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807C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825A3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5EC4D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3407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430855"/>
    <w:multiLevelType w:val="hybridMultilevel"/>
    <w:tmpl w:val="B482873E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1E26FD"/>
    <w:multiLevelType w:val="hybridMultilevel"/>
    <w:tmpl w:val="61C08AB8"/>
    <w:lvl w:ilvl="0" w:tplc="B048441C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577C97"/>
    <w:multiLevelType w:val="multilevel"/>
    <w:tmpl w:val="5EA41394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973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ascii="Arial" w:hAnsi="Arial" w:cs="Arial"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37795590"/>
    <w:multiLevelType w:val="hybridMultilevel"/>
    <w:tmpl w:val="7B68E986"/>
    <w:lvl w:ilvl="0" w:tplc="52DC4B8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F81BD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1" w15:restartNumberingAfterBreak="0">
    <w:nsid w:val="39A12160"/>
    <w:multiLevelType w:val="hybridMultilevel"/>
    <w:tmpl w:val="2F567C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5B47FF"/>
    <w:multiLevelType w:val="multilevel"/>
    <w:tmpl w:val="4448F4D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color w:val="1891F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  <w:b/>
        <w:color w:val="auto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4B194C99"/>
    <w:multiLevelType w:val="hybridMultilevel"/>
    <w:tmpl w:val="9BD6D1B0"/>
    <w:lvl w:ilvl="0" w:tplc="75A0130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0060A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25" w15:restartNumberingAfterBreak="0">
    <w:nsid w:val="52DB6F47"/>
    <w:multiLevelType w:val="hybridMultilevel"/>
    <w:tmpl w:val="CDAA7332"/>
    <w:lvl w:ilvl="0" w:tplc="2CFAD4F8">
      <w:start w:val="1"/>
      <w:numFmt w:val="decimal"/>
      <w:lvlText w:val="%1.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370328D"/>
    <w:multiLevelType w:val="multilevel"/>
    <w:tmpl w:val="AE661F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AF0798B"/>
    <w:multiLevelType w:val="hybridMultilevel"/>
    <w:tmpl w:val="91943DD2"/>
    <w:lvl w:ilvl="0" w:tplc="2364FAA8">
      <w:start w:val="1"/>
      <w:numFmt w:val="bullet"/>
      <w:pStyle w:val="Puceniveau1"/>
      <w:lvlText w:val="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CD321E"/>
      </w:rPr>
    </w:lvl>
    <w:lvl w:ilvl="1" w:tplc="FB92961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E1153B"/>
    <w:multiLevelType w:val="multilevel"/>
    <w:tmpl w:val="01F68C7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56"/>
        </w:tabs>
        <w:ind w:left="75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D9A210A"/>
    <w:multiLevelType w:val="hybridMultilevel"/>
    <w:tmpl w:val="8CAAC888"/>
    <w:lvl w:ilvl="0" w:tplc="75A0130A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0060AE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C0D667A6">
      <w:numFmt w:val="bullet"/>
      <w:lvlText w:val="-"/>
      <w:lvlJc w:val="left"/>
      <w:pPr>
        <w:ind w:left="2520" w:hanging="360"/>
      </w:pPr>
      <w:rPr>
        <w:rFonts w:ascii="Arial" w:eastAsia="Times New Roman" w:hAnsi="Arial" w:cs="Arial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DCE6D04"/>
    <w:multiLevelType w:val="multilevel"/>
    <w:tmpl w:val="FEE67F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891F6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4E209DD"/>
    <w:multiLevelType w:val="hybridMultilevel"/>
    <w:tmpl w:val="45567B94"/>
    <w:lvl w:ilvl="0" w:tplc="7C88F8D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EC7FEE"/>
    <w:multiLevelType w:val="hybridMultilevel"/>
    <w:tmpl w:val="69FA09FE"/>
    <w:lvl w:ilvl="0" w:tplc="C9EE447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3E85A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D68F3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EB6066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8E6D1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B87F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124F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502D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64F3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806E6C"/>
    <w:multiLevelType w:val="hybridMultilevel"/>
    <w:tmpl w:val="28F6D600"/>
    <w:lvl w:ilvl="0" w:tplc="1918EC5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E32D23"/>
    <w:multiLevelType w:val="hybridMultilevel"/>
    <w:tmpl w:val="127EDF36"/>
    <w:lvl w:ilvl="0" w:tplc="5130EDF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2D1191"/>
    <w:multiLevelType w:val="singleLevel"/>
    <w:tmpl w:val="75A0130A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60AE"/>
      </w:rPr>
    </w:lvl>
  </w:abstractNum>
  <w:abstractNum w:abstractNumId="36" w15:restartNumberingAfterBreak="0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4"/>
  </w:num>
  <w:num w:numId="4">
    <w:abstractNumId w:val="20"/>
  </w:num>
  <w:num w:numId="5">
    <w:abstractNumId w:val="36"/>
  </w:num>
  <w:num w:numId="6">
    <w:abstractNumId w:val="2"/>
  </w:num>
  <w:num w:numId="7">
    <w:abstractNumId w:val="24"/>
  </w:num>
  <w:num w:numId="8">
    <w:abstractNumId w:val="27"/>
  </w:num>
  <w:num w:numId="9">
    <w:abstractNumId w:val="6"/>
  </w:num>
  <w:num w:numId="10">
    <w:abstractNumId w:val="35"/>
  </w:num>
  <w:num w:numId="11">
    <w:abstractNumId w:val="19"/>
  </w:num>
  <w:num w:numId="12">
    <w:abstractNumId w:val="13"/>
  </w:num>
  <w:num w:numId="13">
    <w:abstractNumId w:val="31"/>
  </w:num>
  <w:num w:numId="14">
    <w:abstractNumId w:val="27"/>
  </w:num>
  <w:num w:numId="15">
    <w:abstractNumId w:val="27"/>
  </w:num>
  <w:num w:numId="16">
    <w:abstractNumId w:val="27"/>
  </w:num>
  <w:num w:numId="17">
    <w:abstractNumId w:val="27"/>
  </w:num>
  <w:num w:numId="18">
    <w:abstractNumId w:val="27"/>
  </w:num>
  <w:num w:numId="19">
    <w:abstractNumId w:val="8"/>
  </w:num>
  <w:num w:numId="20">
    <w:abstractNumId w:val="27"/>
  </w:num>
  <w:num w:numId="21">
    <w:abstractNumId w:val="27"/>
  </w:num>
  <w:num w:numId="22">
    <w:abstractNumId w:val="5"/>
  </w:num>
  <w:num w:numId="23">
    <w:abstractNumId w:val="32"/>
  </w:num>
  <w:num w:numId="24">
    <w:abstractNumId w:val="15"/>
  </w:num>
  <w:num w:numId="25">
    <w:abstractNumId w:val="27"/>
  </w:num>
  <w:num w:numId="26">
    <w:abstractNumId w:val="10"/>
  </w:num>
  <w:num w:numId="27">
    <w:abstractNumId w:val="3"/>
  </w:num>
  <w:num w:numId="28">
    <w:abstractNumId w:val="4"/>
  </w:num>
  <w:num w:numId="29">
    <w:abstractNumId w:val="9"/>
  </w:num>
  <w:num w:numId="30">
    <w:abstractNumId w:val="30"/>
  </w:num>
  <w:num w:numId="31">
    <w:abstractNumId w:val="26"/>
  </w:num>
  <w:num w:numId="32">
    <w:abstractNumId w:val="28"/>
  </w:num>
  <w:num w:numId="33">
    <w:abstractNumId w:val="28"/>
  </w:num>
  <w:num w:numId="34">
    <w:abstractNumId w:val="25"/>
  </w:num>
  <w:num w:numId="35">
    <w:abstractNumId w:val="16"/>
  </w:num>
  <w:num w:numId="36">
    <w:abstractNumId w:val="18"/>
  </w:num>
  <w:num w:numId="37">
    <w:abstractNumId w:val="7"/>
  </w:num>
  <w:num w:numId="38">
    <w:abstractNumId w:val="22"/>
  </w:num>
  <w:num w:numId="39">
    <w:abstractNumId w:val="18"/>
  </w:num>
  <w:num w:numId="40">
    <w:abstractNumId w:val="18"/>
  </w:num>
  <w:num w:numId="41">
    <w:abstractNumId w:val="18"/>
  </w:num>
  <w:num w:numId="42">
    <w:abstractNumId w:val="34"/>
  </w:num>
  <w:num w:numId="43">
    <w:abstractNumId w:val="12"/>
  </w:num>
  <w:num w:numId="44">
    <w:abstractNumId w:val="33"/>
  </w:num>
  <w:num w:numId="45">
    <w:abstractNumId w:val="11"/>
  </w:num>
  <w:num w:numId="46">
    <w:abstractNumId w:val="18"/>
  </w:num>
  <w:num w:numId="47">
    <w:abstractNumId w:val="17"/>
  </w:num>
  <w:num w:numId="48">
    <w:abstractNumId w:val="21"/>
  </w:num>
  <w:num w:numId="49">
    <w:abstractNumId w:val="23"/>
  </w:num>
  <w:num w:numId="50">
    <w:abstractNumId w:val="29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udovic">
    <w15:presenceInfo w15:providerId="AD" w15:userId="S::ludovic.verdier@carrier.com::d43cb6cf-46b6-4d95-9467-1faabea3ab8b"/>
  </w15:person>
  <w15:person w15:author="Catherine">
    <w15:presenceInfo w15:providerId="AD" w15:userId="S::Catherine.Detriche@chubb.fr::6873a420-754d-42ea-8710-e6cc291ea31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089"/>
    <w:rsid w:val="00003A4D"/>
    <w:rsid w:val="0000681A"/>
    <w:rsid w:val="00006D18"/>
    <w:rsid w:val="00007E4C"/>
    <w:rsid w:val="00010684"/>
    <w:rsid w:val="0001261C"/>
    <w:rsid w:val="00012E1F"/>
    <w:rsid w:val="000138E4"/>
    <w:rsid w:val="0001786B"/>
    <w:rsid w:val="00022B88"/>
    <w:rsid w:val="00026960"/>
    <w:rsid w:val="00027B39"/>
    <w:rsid w:val="00032060"/>
    <w:rsid w:val="00036B25"/>
    <w:rsid w:val="000376A8"/>
    <w:rsid w:val="00043ACE"/>
    <w:rsid w:val="00045F5D"/>
    <w:rsid w:val="00054DC8"/>
    <w:rsid w:val="000608A5"/>
    <w:rsid w:val="00065213"/>
    <w:rsid w:val="0006787B"/>
    <w:rsid w:val="00074DE9"/>
    <w:rsid w:val="00087251"/>
    <w:rsid w:val="00087E64"/>
    <w:rsid w:val="000917DC"/>
    <w:rsid w:val="00095A51"/>
    <w:rsid w:val="000960CD"/>
    <w:rsid w:val="000A12C6"/>
    <w:rsid w:val="000A26E3"/>
    <w:rsid w:val="000A34C7"/>
    <w:rsid w:val="000A4CDE"/>
    <w:rsid w:val="000B0CB9"/>
    <w:rsid w:val="000B6512"/>
    <w:rsid w:val="000C0DF2"/>
    <w:rsid w:val="000C7A65"/>
    <w:rsid w:val="000D1874"/>
    <w:rsid w:val="000D2314"/>
    <w:rsid w:val="000D237D"/>
    <w:rsid w:val="000D23DB"/>
    <w:rsid w:val="000D2C3E"/>
    <w:rsid w:val="000D57AF"/>
    <w:rsid w:val="000E06D4"/>
    <w:rsid w:val="000E5E3D"/>
    <w:rsid w:val="000F076C"/>
    <w:rsid w:val="000F3345"/>
    <w:rsid w:val="000F410D"/>
    <w:rsid w:val="000F7354"/>
    <w:rsid w:val="00102101"/>
    <w:rsid w:val="0010347A"/>
    <w:rsid w:val="001049D8"/>
    <w:rsid w:val="00104A35"/>
    <w:rsid w:val="00106665"/>
    <w:rsid w:val="00107050"/>
    <w:rsid w:val="00107BB3"/>
    <w:rsid w:val="0011012E"/>
    <w:rsid w:val="00115D60"/>
    <w:rsid w:val="00115DB1"/>
    <w:rsid w:val="001211DB"/>
    <w:rsid w:val="00124ACA"/>
    <w:rsid w:val="00124FC3"/>
    <w:rsid w:val="00125C08"/>
    <w:rsid w:val="00127B8A"/>
    <w:rsid w:val="0013353A"/>
    <w:rsid w:val="001343EF"/>
    <w:rsid w:val="001351AF"/>
    <w:rsid w:val="00141281"/>
    <w:rsid w:val="001426B5"/>
    <w:rsid w:val="001450A3"/>
    <w:rsid w:val="001476DA"/>
    <w:rsid w:val="001514FF"/>
    <w:rsid w:val="00151C1A"/>
    <w:rsid w:val="00157829"/>
    <w:rsid w:val="0015791C"/>
    <w:rsid w:val="00163B1E"/>
    <w:rsid w:val="00164F8C"/>
    <w:rsid w:val="00167DA5"/>
    <w:rsid w:val="00176FF6"/>
    <w:rsid w:val="001816D2"/>
    <w:rsid w:val="00183260"/>
    <w:rsid w:val="0018455A"/>
    <w:rsid w:val="0019321A"/>
    <w:rsid w:val="00193A78"/>
    <w:rsid w:val="001945B1"/>
    <w:rsid w:val="001965E7"/>
    <w:rsid w:val="00196AAD"/>
    <w:rsid w:val="0019703C"/>
    <w:rsid w:val="00197601"/>
    <w:rsid w:val="001A33E5"/>
    <w:rsid w:val="001A44EF"/>
    <w:rsid w:val="001A530A"/>
    <w:rsid w:val="001A61BF"/>
    <w:rsid w:val="001B3341"/>
    <w:rsid w:val="001B50CA"/>
    <w:rsid w:val="001B5F2C"/>
    <w:rsid w:val="001B7252"/>
    <w:rsid w:val="001C0CBD"/>
    <w:rsid w:val="001C40BF"/>
    <w:rsid w:val="001C48FB"/>
    <w:rsid w:val="001D108D"/>
    <w:rsid w:val="001D167B"/>
    <w:rsid w:val="001D3CCC"/>
    <w:rsid w:val="001D5273"/>
    <w:rsid w:val="001D78FC"/>
    <w:rsid w:val="001E42BC"/>
    <w:rsid w:val="001F02C0"/>
    <w:rsid w:val="001F03A9"/>
    <w:rsid w:val="001F06FB"/>
    <w:rsid w:val="001F1771"/>
    <w:rsid w:val="001F25D1"/>
    <w:rsid w:val="001F71AA"/>
    <w:rsid w:val="001F77AA"/>
    <w:rsid w:val="001F7D68"/>
    <w:rsid w:val="00203842"/>
    <w:rsid w:val="00204261"/>
    <w:rsid w:val="00204E89"/>
    <w:rsid w:val="00205BFC"/>
    <w:rsid w:val="0021025E"/>
    <w:rsid w:val="00211C89"/>
    <w:rsid w:val="00216087"/>
    <w:rsid w:val="00217C66"/>
    <w:rsid w:val="00217ED2"/>
    <w:rsid w:val="0022383B"/>
    <w:rsid w:val="00224C86"/>
    <w:rsid w:val="00224E07"/>
    <w:rsid w:val="00225C45"/>
    <w:rsid w:val="00226C1C"/>
    <w:rsid w:val="00232641"/>
    <w:rsid w:val="00233C13"/>
    <w:rsid w:val="00234FEE"/>
    <w:rsid w:val="002355DD"/>
    <w:rsid w:val="00235706"/>
    <w:rsid w:val="0023620F"/>
    <w:rsid w:val="00241B72"/>
    <w:rsid w:val="00245675"/>
    <w:rsid w:val="00246162"/>
    <w:rsid w:val="00251BD1"/>
    <w:rsid w:val="00252C67"/>
    <w:rsid w:val="00260131"/>
    <w:rsid w:val="002601F8"/>
    <w:rsid w:val="002661CF"/>
    <w:rsid w:val="00271995"/>
    <w:rsid w:val="002810E8"/>
    <w:rsid w:val="00283CA4"/>
    <w:rsid w:val="00286182"/>
    <w:rsid w:val="00293B83"/>
    <w:rsid w:val="00293C0B"/>
    <w:rsid w:val="00293FB7"/>
    <w:rsid w:val="002941AF"/>
    <w:rsid w:val="002947C0"/>
    <w:rsid w:val="002A3461"/>
    <w:rsid w:val="002A3674"/>
    <w:rsid w:val="002A38AE"/>
    <w:rsid w:val="002A4496"/>
    <w:rsid w:val="002A6766"/>
    <w:rsid w:val="002B41B9"/>
    <w:rsid w:val="002B7BE2"/>
    <w:rsid w:val="002C439F"/>
    <w:rsid w:val="002C5451"/>
    <w:rsid w:val="002C7FE6"/>
    <w:rsid w:val="002D023D"/>
    <w:rsid w:val="002D610F"/>
    <w:rsid w:val="002E4939"/>
    <w:rsid w:val="002E4DB0"/>
    <w:rsid w:val="002E56F1"/>
    <w:rsid w:val="002E69FC"/>
    <w:rsid w:val="002E706E"/>
    <w:rsid w:val="002E7221"/>
    <w:rsid w:val="002F1961"/>
    <w:rsid w:val="002F3474"/>
    <w:rsid w:val="002F5203"/>
    <w:rsid w:val="00301689"/>
    <w:rsid w:val="00301C90"/>
    <w:rsid w:val="003037D7"/>
    <w:rsid w:val="00310035"/>
    <w:rsid w:val="0031021B"/>
    <w:rsid w:val="00312C61"/>
    <w:rsid w:val="0031348A"/>
    <w:rsid w:val="0031472A"/>
    <w:rsid w:val="00315BE0"/>
    <w:rsid w:val="00320253"/>
    <w:rsid w:val="00335ED6"/>
    <w:rsid w:val="00340EA5"/>
    <w:rsid w:val="00341065"/>
    <w:rsid w:val="00344751"/>
    <w:rsid w:val="00345E1C"/>
    <w:rsid w:val="00347396"/>
    <w:rsid w:val="003475EA"/>
    <w:rsid w:val="00352B59"/>
    <w:rsid w:val="00357EBB"/>
    <w:rsid w:val="003607D3"/>
    <w:rsid w:val="00360B7A"/>
    <w:rsid w:val="00361862"/>
    <w:rsid w:val="003652BF"/>
    <w:rsid w:val="0038527D"/>
    <w:rsid w:val="003852FA"/>
    <w:rsid w:val="00391F23"/>
    <w:rsid w:val="003957E8"/>
    <w:rsid w:val="003969BA"/>
    <w:rsid w:val="003A3B9C"/>
    <w:rsid w:val="003A5519"/>
    <w:rsid w:val="003B1F2D"/>
    <w:rsid w:val="003B2EEB"/>
    <w:rsid w:val="003B3B64"/>
    <w:rsid w:val="003B4EB7"/>
    <w:rsid w:val="003C071C"/>
    <w:rsid w:val="003C0CB7"/>
    <w:rsid w:val="003C347C"/>
    <w:rsid w:val="003D04C4"/>
    <w:rsid w:val="003D2E2D"/>
    <w:rsid w:val="003D5218"/>
    <w:rsid w:val="003D78E6"/>
    <w:rsid w:val="003E1380"/>
    <w:rsid w:val="003E53F6"/>
    <w:rsid w:val="003E5900"/>
    <w:rsid w:val="003E6EA2"/>
    <w:rsid w:val="003F0A8D"/>
    <w:rsid w:val="003F1DF7"/>
    <w:rsid w:val="003F4766"/>
    <w:rsid w:val="003F5F2B"/>
    <w:rsid w:val="003F6741"/>
    <w:rsid w:val="003F7C0D"/>
    <w:rsid w:val="00401477"/>
    <w:rsid w:val="00401B4A"/>
    <w:rsid w:val="00401FAA"/>
    <w:rsid w:val="00402ED8"/>
    <w:rsid w:val="004035B4"/>
    <w:rsid w:val="00404ABA"/>
    <w:rsid w:val="00404FF4"/>
    <w:rsid w:val="00406FF9"/>
    <w:rsid w:val="00410D5C"/>
    <w:rsid w:val="0041463A"/>
    <w:rsid w:val="00415DEC"/>
    <w:rsid w:val="004202AD"/>
    <w:rsid w:val="0042278A"/>
    <w:rsid w:val="004229FB"/>
    <w:rsid w:val="00431D72"/>
    <w:rsid w:val="004326F0"/>
    <w:rsid w:val="004373CA"/>
    <w:rsid w:val="00441F4C"/>
    <w:rsid w:val="00442F33"/>
    <w:rsid w:val="00444008"/>
    <w:rsid w:val="0044673F"/>
    <w:rsid w:val="004508B8"/>
    <w:rsid w:val="004509AE"/>
    <w:rsid w:val="00452620"/>
    <w:rsid w:val="004529B5"/>
    <w:rsid w:val="00453F20"/>
    <w:rsid w:val="004547BA"/>
    <w:rsid w:val="00455D15"/>
    <w:rsid w:val="00460C46"/>
    <w:rsid w:val="0046580E"/>
    <w:rsid w:val="004665A5"/>
    <w:rsid w:val="00472A5D"/>
    <w:rsid w:val="00472A8C"/>
    <w:rsid w:val="00477848"/>
    <w:rsid w:val="00480FC2"/>
    <w:rsid w:val="0048241A"/>
    <w:rsid w:val="00482A14"/>
    <w:rsid w:val="00483C30"/>
    <w:rsid w:val="004862C8"/>
    <w:rsid w:val="00486BFC"/>
    <w:rsid w:val="004925B4"/>
    <w:rsid w:val="00492A3C"/>
    <w:rsid w:val="00493BD8"/>
    <w:rsid w:val="00493E13"/>
    <w:rsid w:val="00494EA5"/>
    <w:rsid w:val="004A59FA"/>
    <w:rsid w:val="004A6F42"/>
    <w:rsid w:val="004C0F48"/>
    <w:rsid w:val="004C33A0"/>
    <w:rsid w:val="004C60C3"/>
    <w:rsid w:val="004C7390"/>
    <w:rsid w:val="004D248B"/>
    <w:rsid w:val="004D3795"/>
    <w:rsid w:val="004D4D8A"/>
    <w:rsid w:val="004D5B47"/>
    <w:rsid w:val="004D6284"/>
    <w:rsid w:val="004E2604"/>
    <w:rsid w:val="004E4358"/>
    <w:rsid w:val="004E617E"/>
    <w:rsid w:val="004E7E35"/>
    <w:rsid w:val="004F03AA"/>
    <w:rsid w:val="004F3975"/>
    <w:rsid w:val="004F5C71"/>
    <w:rsid w:val="00500848"/>
    <w:rsid w:val="005033C5"/>
    <w:rsid w:val="005067A5"/>
    <w:rsid w:val="00507E15"/>
    <w:rsid w:val="005103BB"/>
    <w:rsid w:val="00511B0B"/>
    <w:rsid w:val="00511E05"/>
    <w:rsid w:val="00517493"/>
    <w:rsid w:val="00522B58"/>
    <w:rsid w:val="00522EC8"/>
    <w:rsid w:val="00523EEA"/>
    <w:rsid w:val="00527446"/>
    <w:rsid w:val="005313D1"/>
    <w:rsid w:val="00536C75"/>
    <w:rsid w:val="0053768A"/>
    <w:rsid w:val="00537A59"/>
    <w:rsid w:val="00543D2A"/>
    <w:rsid w:val="005467C1"/>
    <w:rsid w:val="005477F8"/>
    <w:rsid w:val="00551821"/>
    <w:rsid w:val="00552151"/>
    <w:rsid w:val="00552D40"/>
    <w:rsid w:val="00555389"/>
    <w:rsid w:val="00556B8A"/>
    <w:rsid w:val="00556C28"/>
    <w:rsid w:val="00557367"/>
    <w:rsid w:val="00561FAD"/>
    <w:rsid w:val="00573D15"/>
    <w:rsid w:val="00580018"/>
    <w:rsid w:val="00580400"/>
    <w:rsid w:val="00581478"/>
    <w:rsid w:val="005820BB"/>
    <w:rsid w:val="005926D6"/>
    <w:rsid w:val="00592EB5"/>
    <w:rsid w:val="00593D01"/>
    <w:rsid w:val="00594714"/>
    <w:rsid w:val="00596BC0"/>
    <w:rsid w:val="005A32B6"/>
    <w:rsid w:val="005A7AD4"/>
    <w:rsid w:val="005B0A55"/>
    <w:rsid w:val="005B1D00"/>
    <w:rsid w:val="005B313F"/>
    <w:rsid w:val="005B3366"/>
    <w:rsid w:val="005B68F4"/>
    <w:rsid w:val="005B7213"/>
    <w:rsid w:val="005C06B7"/>
    <w:rsid w:val="005C0A78"/>
    <w:rsid w:val="005C1614"/>
    <w:rsid w:val="005C2092"/>
    <w:rsid w:val="005C2D82"/>
    <w:rsid w:val="005C4087"/>
    <w:rsid w:val="005C4253"/>
    <w:rsid w:val="005C6A0A"/>
    <w:rsid w:val="005D3201"/>
    <w:rsid w:val="005D398C"/>
    <w:rsid w:val="005D466E"/>
    <w:rsid w:val="005D5463"/>
    <w:rsid w:val="005D635A"/>
    <w:rsid w:val="005D6FF3"/>
    <w:rsid w:val="005E033F"/>
    <w:rsid w:val="005E449C"/>
    <w:rsid w:val="005F1779"/>
    <w:rsid w:val="005F18C3"/>
    <w:rsid w:val="005F1EDA"/>
    <w:rsid w:val="005F3904"/>
    <w:rsid w:val="005F4199"/>
    <w:rsid w:val="006016DB"/>
    <w:rsid w:val="00602691"/>
    <w:rsid w:val="006116D1"/>
    <w:rsid w:val="00613CF0"/>
    <w:rsid w:val="0061529C"/>
    <w:rsid w:val="00616A5B"/>
    <w:rsid w:val="006176A5"/>
    <w:rsid w:val="00624A27"/>
    <w:rsid w:val="00625CE5"/>
    <w:rsid w:val="00627AB6"/>
    <w:rsid w:val="00630388"/>
    <w:rsid w:val="00630418"/>
    <w:rsid w:val="00631000"/>
    <w:rsid w:val="0063486A"/>
    <w:rsid w:val="0064065A"/>
    <w:rsid w:val="006413E2"/>
    <w:rsid w:val="00641AA4"/>
    <w:rsid w:val="00644FED"/>
    <w:rsid w:val="00657BD5"/>
    <w:rsid w:val="00662124"/>
    <w:rsid w:val="00663AF2"/>
    <w:rsid w:val="00663CA1"/>
    <w:rsid w:val="00664135"/>
    <w:rsid w:val="00670D34"/>
    <w:rsid w:val="00671281"/>
    <w:rsid w:val="00676D41"/>
    <w:rsid w:val="00677CE1"/>
    <w:rsid w:val="006802B5"/>
    <w:rsid w:val="0068126E"/>
    <w:rsid w:val="00683B28"/>
    <w:rsid w:val="00692553"/>
    <w:rsid w:val="00692EAF"/>
    <w:rsid w:val="006931F8"/>
    <w:rsid w:val="00693C3D"/>
    <w:rsid w:val="006954F3"/>
    <w:rsid w:val="006A0455"/>
    <w:rsid w:val="006A045C"/>
    <w:rsid w:val="006A42CA"/>
    <w:rsid w:val="006A6BF3"/>
    <w:rsid w:val="006A709E"/>
    <w:rsid w:val="006B009B"/>
    <w:rsid w:val="006B13C8"/>
    <w:rsid w:val="006B22C9"/>
    <w:rsid w:val="006B58EE"/>
    <w:rsid w:val="006B66EB"/>
    <w:rsid w:val="006C27D2"/>
    <w:rsid w:val="006C4117"/>
    <w:rsid w:val="006C57C2"/>
    <w:rsid w:val="006C7C63"/>
    <w:rsid w:val="006D10C2"/>
    <w:rsid w:val="006D240A"/>
    <w:rsid w:val="006D5CBF"/>
    <w:rsid w:val="006D6BDC"/>
    <w:rsid w:val="006D75A8"/>
    <w:rsid w:val="006D7659"/>
    <w:rsid w:val="006E4043"/>
    <w:rsid w:val="006E5224"/>
    <w:rsid w:val="006E7E08"/>
    <w:rsid w:val="006F10E2"/>
    <w:rsid w:val="006F7674"/>
    <w:rsid w:val="007014F5"/>
    <w:rsid w:val="00703BBF"/>
    <w:rsid w:val="0070706C"/>
    <w:rsid w:val="00710A92"/>
    <w:rsid w:val="00711F55"/>
    <w:rsid w:val="007153C7"/>
    <w:rsid w:val="0071721C"/>
    <w:rsid w:val="00717EBE"/>
    <w:rsid w:val="00722830"/>
    <w:rsid w:val="00723FC2"/>
    <w:rsid w:val="00725728"/>
    <w:rsid w:val="00730A1C"/>
    <w:rsid w:val="007328A2"/>
    <w:rsid w:val="00736D10"/>
    <w:rsid w:val="00740979"/>
    <w:rsid w:val="00741C75"/>
    <w:rsid w:val="00746768"/>
    <w:rsid w:val="00747883"/>
    <w:rsid w:val="007527E7"/>
    <w:rsid w:val="007529DE"/>
    <w:rsid w:val="007535B4"/>
    <w:rsid w:val="00764D06"/>
    <w:rsid w:val="00766ED3"/>
    <w:rsid w:val="00767E7B"/>
    <w:rsid w:val="00770ABE"/>
    <w:rsid w:val="00776916"/>
    <w:rsid w:val="00777A14"/>
    <w:rsid w:val="00782158"/>
    <w:rsid w:val="00790D95"/>
    <w:rsid w:val="007A0943"/>
    <w:rsid w:val="007A3287"/>
    <w:rsid w:val="007A668F"/>
    <w:rsid w:val="007A66ED"/>
    <w:rsid w:val="007B0BBB"/>
    <w:rsid w:val="007B28F4"/>
    <w:rsid w:val="007B57FD"/>
    <w:rsid w:val="007B60B9"/>
    <w:rsid w:val="007C1492"/>
    <w:rsid w:val="007C2077"/>
    <w:rsid w:val="007C251B"/>
    <w:rsid w:val="007C53EB"/>
    <w:rsid w:val="007C7644"/>
    <w:rsid w:val="007D4BCB"/>
    <w:rsid w:val="007D6C8A"/>
    <w:rsid w:val="007D6FC5"/>
    <w:rsid w:val="007D7F54"/>
    <w:rsid w:val="007E20E4"/>
    <w:rsid w:val="007E2220"/>
    <w:rsid w:val="007E25D7"/>
    <w:rsid w:val="007E2B22"/>
    <w:rsid w:val="007E64B3"/>
    <w:rsid w:val="007F176D"/>
    <w:rsid w:val="007F1878"/>
    <w:rsid w:val="007F588C"/>
    <w:rsid w:val="00800AC6"/>
    <w:rsid w:val="00804531"/>
    <w:rsid w:val="008064B7"/>
    <w:rsid w:val="00810B42"/>
    <w:rsid w:val="008129A3"/>
    <w:rsid w:val="00816784"/>
    <w:rsid w:val="008200A3"/>
    <w:rsid w:val="00821479"/>
    <w:rsid w:val="008219F0"/>
    <w:rsid w:val="00821BFA"/>
    <w:rsid w:val="00825700"/>
    <w:rsid w:val="0082674C"/>
    <w:rsid w:val="0082754C"/>
    <w:rsid w:val="0083396C"/>
    <w:rsid w:val="00834559"/>
    <w:rsid w:val="008358AD"/>
    <w:rsid w:val="008472B6"/>
    <w:rsid w:val="00847FAA"/>
    <w:rsid w:val="00850875"/>
    <w:rsid w:val="00850888"/>
    <w:rsid w:val="00850B4F"/>
    <w:rsid w:val="00851496"/>
    <w:rsid w:val="008515AB"/>
    <w:rsid w:val="00852C08"/>
    <w:rsid w:val="00854A20"/>
    <w:rsid w:val="00863FE6"/>
    <w:rsid w:val="00864F7E"/>
    <w:rsid w:val="00865584"/>
    <w:rsid w:val="00866F3E"/>
    <w:rsid w:val="00873BEC"/>
    <w:rsid w:val="008741A1"/>
    <w:rsid w:val="008761D4"/>
    <w:rsid w:val="00876423"/>
    <w:rsid w:val="0087688B"/>
    <w:rsid w:val="00876907"/>
    <w:rsid w:val="008770ED"/>
    <w:rsid w:val="0087717A"/>
    <w:rsid w:val="00882562"/>
    <w:rsid w:val="00885CE0"/>
    <w:rsid w:val="00886A6E"/>
    <w:rsid w:val="008878D6"/>
    <w:rsid w:val="00892E11"/>
    <w:rsid w:val="008A14BD"/>
    <w:rsid w:val="008A17C7"/>
    <w:rsid w:val="008A7A99"/>
    <w:rsid w:val="008B363B"/>
    <w:rsid w:val="008B37B6"/>
    <w:rsid w:val="008B54E5"/>
    <w:rsid w:val="008B6920"/>
    <w:rsid w:val="008C1261"/>
    <w:rsid w:val="008D0157"/>
    <w:rsid w:val="008D256F"/>
    <w:rsid w:val="008E057E"/>
    <w:rsid w:val="008E2D31"/>
    <w:rsid w:val="008E612C"/>
    <w:rsid w:val="008F51BC"/>
    <w:rsid w:val="00904574"/>
    <w:rsid w:val="00904F58"/>
    <w:rsid w:val="00915371"/>
    <w:rsid w:val="00915DD2"/>
    <w:rsid w:val="0092031C"/>
    <w:rsid w:val="00920E5B"/>
    <w:rsid w:val="009241A7"/>
    <w:rsid w:val="0092519A"/>
    <w:rsid w:val="00927189"/>
    <w:rsid w:val="0092742F"/>
    <w:rsid w:val="00930975"/>
    <w:rsid w:val="009313FE"/>
    <w:rsid w:val="00933025"/>
    <w:rsid w:val="0093308A"/>
    <w:rsid w:val="0093608B"/>
    <w:rsid w:val="00942462"/>
    <w:rsid w:val="009427D4"/>
    <w:rsid w:val="0094452D"/>
    <w:rsid w:val="009446FD"/>
    <w:rsid w:val="00945698"/>
    <w:rsid w:val="00950069"/>
    <w:rsid w:val="00950A24"/>
    <w:rsid w:val="00952926"/>
    <w:rsid w:val="00953007"/>
    <w:rsid w:val="00955EB1"/>
    <w:rsid w:val="00963AA8"/>
    <w:rsid w:val="009651EA"/>
    <w:rsid w:val="00965C1F"/>
    <w:rsid w:val="00966066"/>
    <w:rsid w:val="00967439"/>
    <w:rsid w:val="00967E92"/>
    <w:rsid w:val="009701EF"/>
    <w:rsid w:val="00970F60"/>
    <w:rsid w:val="009723DA"/>
    <w:rsid w:val="009743E0"/>
    <w:rsid w:val="00974AE2"/>
    <w:rsid w:val="00974C8D"/>
    <w:rsid w:val="0097525A"/>
    <w:rsid w:val="00975471"/>
    <w:rsid w:val="00980585"/>
    <w:rsid w:val="00982510"/>
    <w:rsid w:val="00983DFF"/>
    <w:rsid w:val="00984821"/>
    <w:rsid w:val="00987C57"/>
    <w:rsid w:val="00991D02"/>
    <w:rsid w:val="009941B1"/>
    <w:rsid w:val="00994534"/>
    <w:rsid w:val="00994D80"/>
    <w:rsid w:val="00994D86"/>
    <w:rsid w:val="009A083B"/>
    <w:rsid w:val="009A3447"/>
    <w:rsid w:val="009B42C1"/>
    <w:rsid w:val="009B63FE"/>
    <w:rsid w:val="009B6A73"/>
    <w:rsid w:val="009B7227"/>
    <w:rsid w:val="009C0866"/>
    <w:rsid w:val="009C11FF"/>
    <w:rsid w:val="009C428D"/>
    <w:rsid w:val="009C5D8F"/>
    <w:rsid w:val="009C6A88"/>
    <w:rsid w:val="009C6BC1"/>
    <w:rsid w:val="009D358C"/>
    <w:rsid w:val="009D6352"/>
    <w:rsid w:val="009D675E"/>
    <w:rsid w:val="009D6B93"/>
    <w:rsid w:val="009E29E9"/>
    <w:rsid w:val="009E4CEC"/>
    <w:rsid w:val="009E5B9F"/>
    <w:rsid w:val="009F285F"/>
    <w:rsid w:val="009F5136"/>
    <w:rsid w:val="00A0060E"/>
    <w:rsid w:val="00A03F65"/>
    <w:rsid w:val="00A04700"/>
    <w:rsid w:val="00A04A2B"/>
    <w:rsid w:val="00A069D7"/>
    <w:rsid w:val="00A153A2"/>
    <w:rsid w:val="00A1729C"/>
    <w:rsid w:val="00A17BD9"/>
    <w:rsid w:val="00A217B3"/>
    <w:rsid w:val="00A22974"/>
    <w:rsid w:val="00A2354C"/>
    <w:rsid w:val="00A237C9"/>
    <w:rsid w:val="00A25910"/>
    <w:rsid w:val="00A25C41"/>
    <w:rsid w:val="00A2781F"/>
    <w:rsid w:val="00A30BC8"/>
    <w:rsid w:val="00A345FE"/>
    <w:rsid w:val="00A36D48"/>
    <w:rsid w:val="00A429EE"/>
    <w:rsid w:val="00A42CE2"/>
    <w:rsid w:val="00A42EC9"/>
    <w:rsid w:val="00A438C3"/>
    <w:rsid w:val="00A4402E"/>
    <w:rsid w:val="00A463D4"/>
    <w:rsid w:val="00A47887"/>
    <w:rsid w:val="00A50905"/>
    <w:rsid w:val="00A52C8C"/>
    <w:rsid w:val="00A53B8B"/>
    <w:rsid w:val="00A61C85"/>
    <w:rsid w:val="00A6249E"/>
    <w:rsid w:val="00A64C5A"/>
    <w:rsid w:val="00A65359"/>
    <w:rsid w:val="00A6585F"/>
    <w:rsid w:val="00A665B4"/>
    <w:rsid w:val="00A67EC1"/>
    <w:rsid w:val="00A71F2D"/>
    <w:rsid w:val="00A74446"/>
    <w:rsid w:val="00A747C2"/>
    <w:rsid w:val="00A751B4"/>
    <w:rsid w:val="00A80DAB"/>
    <w:rsid w:val="00A822C2"/>
    <w:rsid w:val="00A82D53"/>
    <w:rsid w:val="00A82F14"/>
    <w:rsid w:val="00A8375B"/>
    <w:rsid w:val="00A84061"/>
    <w:rsid w:val="00A85220"/>
    <w:rsid w:val="00A86FBB"/>
    <w:rsid w:val="00A94EF4"/>
    <w:rsid w:val="00A95CE5"/>
    <w:rsid w:val="00A970E7"/>
    <w:rsid w:val="00AA1638"/>
    <w:rsid w:val="00AA3201"/>
    <w:rsid w:val="00AA60CE"/>
    <w:rsid w:val="00AA65F8"/>
    <w:rsid w:val="00AA6793"/>
    <w:rsid w:val="00AB0A49"/>
    <w:rsid w:val="00AB1B77"/>
    <w:rsid w:val="00AB1BCE"/>
    <w:rsid w:val="00AB39B1"/>
    <w:rsid w:val="00AB6176"/>
    <w:rsid w:val="00AB6B4D"/>
    <w:rsid w:val="00AB796E"/>
    <w:rsid w:val="00AC5586"/>
    <w:rsid w:val="00AD10E7"/>
    <w:rsid w:val="00AD3001"/>
    <w:rsid w:val="00AD378D"/>
    <w:rsid w:val="00AD4141"/>
    <w:rsid w:val="00AD4B0E"/>
    <w:rsid w:val="00AD5761"/>
    <w:rsid w:val="00AD60C7"/>
    <w:rsid w:val="00AD660A"/>
    <w:rsid w:val="00AD7F8E"/>
    <w:rsid w:val="00AE029E"/>
    <w:rsid w:val="00AE109C"/>
    <w:rsid w:val="00AE1DA2"/>
    <w:rsid w:val="00AE3033"/>
    <w:rsid w:val="00AE671A"/>
    <w:rsid w:val="00AE7655"/>
    <w:rsid w:val="00AE7EE9"/>
    <w:rsid w:val="00AF3D31"/>
    <w:rsid w:val="00AF5762"/>
    <w:rsid w:val="00AF5C7D"/>
    <w:rsid w:val="00B042CF"/>
    <w:rsid w:val="00B0547F"/>
    <w:rsid w:val="00B054EB"/>
    <w:rsid w:val="00B07C74"/>
    <w:rsid w:val="00B11356"/>
    <w:rsid w:val="00B169FC"/>
    <w:rsid w:val="00B1753D"/>
    <w:rsid w:val="00B222CD"/>
    <w:rsid w:val="00B2273D"/>
    <w:rsid w:val="00B233E6"/>
    <w:rsid w:val="00B235B1"/>
    <w:rsid w:val="00B23880"/>
    <w:rsid w:val="00B3491F"/>
    <w:rsid w:val="00B35BB7"/>
    <w:rsid w:val="00B37D22"/>
    <w:rsid w:val="00B409C6"/>
    <w:rsid w:val="00B4236C"/>
    <w:rsid w:val="00B44D25"/>
    <w:rsid w:val="00B46A47"/>
    <w:rsid w:val="00B50A3F"/>
    <w:rsid w:val="00B50C28"/>
    <w:rsid w:val="00B50E1F"/>
    <w:rsid w:val="00B5272F"/>
    <w:rsid w:val="00B53A6F"/>
    <w:rsid w:val="00B54C5E"/>
    <w:rsid w:val="00B56E13"/>
    <w:rsid w:val="00B60CC3"/>
    <w:rsid w:val="00B60E16"/>
    <w:rsid w:val="00B65E7B"/>
    <w:rsid w:val="00B66949"/>
    <w:rsid w:val="00B71200"/>
    <w:rsid w:val="00B73C07"/>
    <w:rsid w:val="00B74192"/>
    <w:rsid w:val="00B761EB"/>
    <w:rsid w:val="00B76BD9"/>
    <w:rsid w:val="00B77E2D"/>
    <w:rsid w:val="00B81B1D"/>
    <w:rsid w:val="00B87609"/>
    <w:rsid w:val="00B9119B"/>
    <w:rsid w:val="00B92F75"/>
    <w:rsid w:val="00B93000"/>
    <w:rsid w:val="00B95F50"/>
    <w:rsid w:val="00B96FCF"/>
    <w:rsid w:val="00B97EE3"/>
    <w:rsid w:val="00BA102E"/>
    <w:rsid w:val="00BB01A0"/>
    <w:rsid w:val="00BB128E"/>
    <w:rsid w:val="00BB2E06"/>
    <w:rsid w:val="00BB4B36"/>
    <w:rsid w:val="00BB5308"/>
    <w:rsid w:val="00BC1107"/>
    <w:rsid w:val="00BC1BBA"/>
    <w:rsid w:val="00BC1E13"/>
    <w:rsid w:val="00BC77D6"/>
    <w:rsid w:val="00BD37EE"/>
    <w:rsid w:val="00BD3E4E"/>
    <w:rsid w:val="00BE2A3C"/>
    <w:rsid w:val="00BE64F4"/>
    <w:rsid w:val="00BE6BD8"/>
    <w:rsid w:val="00BE7B15"/>
    <w:rsid w:val="00BE7F09"/>
    <w:rsid w:val="00BF26DD"/>
    <w:rsid w:val="00BF2870"/>
    <w:rsid w:val="00BF455D"/>
    <w:rsid w:val="00BF7882"/>
    <w:rsid w:val="00C039D4"/>
    <w:rsid w:val="00C04C6C"/>
    <w:rsid w:val="00C10294"/>
    <w:rsid w:val="00C108D1"/>
    <w:rsid w:val="00C117ED"/>
    <w:rsid w:val="00C14E5D"/>
    <w:rsid w:val="00C17E52"/>
    <w:rsid w:val="00C236CB"/>
    <w:rsid w:val="00C26311"/>
    <w:rsid w:val="00C30324"/>
    <w:rsid w:val="00C30C12"/>
    <w:rsid w:val="00C34219"/>
    <w:rsid w:val="00C34C2C"/>
    <w:rsid w:val="00C3559B"/>
    <w:rsid w:val="00C412DB"/>
    <w:rsid w:val="00C43091"/>
    <w:rsid w:val="00C44B99"/>
    <w:rsid w:val="00C515EC"/>
    <w:rsid w:val="00C53A9C"/>
    <w:rsid w:val="00C543B0"/>
    <w:rsid w:val="00C55364"/>
    <w:rsid w:val="00C5551B"/>
    <w:rsid w:val="00C56420"/>
    <w:rsid w:val="00C61D11"/>
    <w:rsid w:val="00C6496F"/>
    <w:rsid w:val="00C6605A"/>
    <w:rsid w:val="00C704D1"/>
    <w:rsid w:val="00C72FC5"/>
    <w:rsid w:val="00C74406"/>
    <w:rsid w:val="00C744EC"/>
    <w:rsid w:val="00C74AFD"/>
    <w:rsid w:val="00C76AA5"/>
    <w:rsid w:val="00C809AB"/>
    <w:rsid w:val="00C84C95"/>
    <w:rsid w:val="00C8719A"/>
    <w:rsid w:val="00C871E1"/>
    <w:rsid w:val="00C91189"/>
    <w:rsid w:val="00CA2688"/>
    <w:rsid w:val="00CA3FFC"/>
    <w:rsid w:val="00CB02AA"/>
    <w:rsid w:val="00CB04E2"/>
    <w:rsid w:val="00CB187D"/>
    <w:rsid w:val="00CB2AB1"/>
    <w:rsid w:val="00CB3AE6"/>
    <w:rsid w:val="00CB401B"/>
    <w:rsid w:val="00CB4A4A"/>
    <w:rsid w:val="00CB4FB3"/>
    <w:rsid w:val="00CB5509"/>
    <w:rsid w:val="00CB5C3D"/>
    <w:rsid w:val="00CB7632"/>
    <w:rsid w:val="00CC3167"/>
    <w:rsid w:val="00CC6DA7"/>
    <w:rsid w:val="00CD22FB"/>
    <w:rsid w:val="00CE72F2"/>
    <w:rsid w:val="00CF0460"/>
    <w:rsid w:val="00CF18CF"/>
    <w:rsid w:val="00CF1FFC"/>
    <w:rsid w:val="00CF5153"/>
    <w:rsid w:val="00D07647"/>
    <w:rsid w:val="00D1070C"/>
    <w:rsid w:val="00D1132C"/>
    <w:rsid w:val="00D1453F"/>
    <w:rsid w:val="00D1781C"/>
    <w:rsid w:val="00D17F0C"/>
    <w:rsid w:val="00D2035D"/>
    <w:rsid w:val="00D204C9"/>
    <w:rsid w:val="00D20696"/>
    <w:rsid w:val="00D20DDB"/>
    <w:rsid w:val="00D2151A"/>
    <w:rsid w:val="00D22EA1"/>
    <w:rsid w:val="00D26CE9"/>
    <w:rsid w:val="00D27A96"/>
    <w:rsid w:val="00D32B08"/>
    <w:rsid w:val="00D355EC"/>
    <w:rsid w:val="00D36B56"/>
    <w:rsid w:val="00D40B66"/>
    <w:rsid w:val="00D43F44"/>
    <w:rsid w:val="00D44401"/>
    <w:rsid w:val="00D45A1F"/>
    <w:rsid w:val="00D47436"/>
    <w:rsid w:val="00D47747"/>
    <w:rsid w:val="00D538FC"/>
    <w:rsid w:val="00D53D19"/>
    <w:rsid w:val="00D543D5"/>
    <w:rsid w:val="00D60C33"/>
    <w:rsid w:val="00D61C1B"/>
    <w:rsid w:val="00D622E2"/>
    <w:rsid w:val="00D6280E"/>
    <w:rsid w:val="00D66D8E"/>
    <w:rsid w:val="00D70B1A"/>
    <w:rsid w:val="00D72903"/>
    <w:rsid w:val="00D72CEA"/>
    <w:rsid w:val="00D74E6C"/>
    <w:rsid w:val="00D77C70"/>
    <w:rsid w:val="00D926E3"/>
    <w:rsid w:val="00D95657"/>
    <w:rsid w:val="00DA2650"/>
    <w:rsid w:val="00DA36D4"/>
    <w:rsid w:val="00DA7092"/>
    <w:rsid w:val="00DB0382"/>
    <w:rsid w:val="00DB33B2"/>
    <w:rsid w:val="00DB345B"/>
    <w:rsid w:val="00DB447E"/>
    <w:rsid w:val="00DB4EBE"/>
    <w:rsid w:val="00DB7C85"/>
    <w:rsid w:val="00DC51A7"/>
    <w:rsid w:val="00DC63B7"/>
    <w:rsid w:val="00DC65AC"/>
    <w:rsid w:val="00DC67D7"/>
    <w:rsid w:val="00DC6C47"/>
    <w:rsid w:val="00DC7DE6"/>
    <w:rsid w:val="00DD056C"/>
    <w:rsid w:val="00DD31AB"/>
    <w:rsid w:val="00DD3202"/>
    <w:rsid w:val="00DD4AC2"/>
    <w:rsid w:val="00DD4B59"/>
    <w:rsid w:val="00DE029F"/>
    <w:rsid w:val="00DE2A76"/>
    <w:rsid w:val="00DE73FC"/>
    <w:rsid w:val="00DF11E0"/>
    <w:rsid w:val="00DF3A89"/>
    <w:rsid w:val="00E01D94"/>
    <w:rsid w:val="00E01E2E"/>
    <w:rsid w:val="00E020BD"/>
    <w:rsid w:val="00E052E7"/>
    <w:rsid w:val="00E059DC"/>
    <w:rsid w:val="00E05DF3"/>
    <w:rsid w:val="00E079EC"/>
    <w:rsid w:val="00E10928"/>
    <w:rsid w:val="00E12895"/>
    <w:rsid w:val="00E12EC7"/>
    <w:rsid w:val="00E152D3"/>
    <w:rsid w:val="00E2033E"/>
    <w:rsid w:val="00E20C6C"/>
    <w:rsid w:val="00E2146F"/>
    <w:rsid w:val="00E22149"/>
    <w:rsid w:val="00E249E0"/>
    <w:rsid w:val="00E25784"/>
    <w:rsid w:val="00E30971"/>
    <w:rsid w:val="00E30B0A"/>
    <w:rsid w:val="00E33C8B"/>
    <w:rsid w:val="00E35F18"/>
    <w:rsid w:val="00E36493"/>
    <w:rsid w:val="00E4126A"/>
    <w:rsid w:val="00E53270"/>
    <w:rsid w:val="00E537E2"/>
    <w:rsid w:val="00E65217"/>
    <w:rsid w:val="00E654A4"/>
    <w:rsid w:val="00E67710"/>
    <w:rsid w:val="00E76554"/>
    <w:rsid w:val="00E83308"/>
    <w:rsid w:val="00E90ECA"/>
    <w:rsid w:val="00E92996"/>
    <w:rsid w:val="00E93C89"/>
    <w:rsid w:val="00E96A32"/>
    <w:rsid w:val="00E96A49"/>
    <w:rsid w:val="00E96AB9"/>
    <w:rsid w:val="00E9779C"/>
    <w:rsid w:val="00EA1E13"/>
    <w:rsid w:val="00EA4D18"/>
    <w:rsid w:val="00EB02A0"/>
    <w:rsid w:val="00EB04F4"/>
    <w:rsid w:val="00EB254D"/>
    <w:rsid w:val="00EB4790"/>
    <w:rsid w:val="00EB50AD"/>
    <w:rsid w:val="00EC10E9"/>
    <w:rsid w:val="00EC1DB6"/>
    <w:rsid w:val="00EC4504"/>
    <w:rsid w:val="00EC4E3F"/>
    <w:rsid w:val="00EC54EF"/>
    <w:rsid w:val="00EC5D44"/>
    <w:rsid w:val="00EC6B7F"/>
    <w:rsid w:val="00EC7DAA"/>
    <w:rsid w:val="00ED264C"/>
    <w:rsid w:val="00ED2677"/>
    <w:rsid w:val="00ED48D1"/>
    <w:rsid w:val="00ED4CD9"/>
    <w:rsid w:val="00ED75DE"/>
    <w:rsid w:val="00EE046B"/>
    <w:rsid w:val="00EE096A"/>
    <w:rsid w:val="00EE38FE"/>
    <w:rsid w:val="00EE5D5F"/>
    <w:rsid w:val="00EF0F1C"/>
    <w:rsid w:val="00EF24FC"/>
    <w:rsid w:val="00F02FD6"/>
    <w:rsid w:val="00F05766"/>
    <w:rsid w:val="00F063E7"/>
    <w:rsid w:val="00F107EE"/>
    <w:rsid w:val="00F140DD"/>
    <w:rsid w:val="00F1632E"/>
    <w:rsid w:val="00F17E85"/>
    <w:rsid w:val="00F26C65"/>
    <w:rsid w:val="00F30609"/>
    <w:rsid w:val="00F34B5D"/>
    <w:rsid w:val="00F351F2"/>
    <w:rsid w:val="00F36C7B"/>
    <w:rsid w:val="00F370BB"/>
    <w:rsid w:val="00F413FE"/>
    <w:rsid w:val="00F442A6"/>
    <w:rsid w:val="00F47095"/>
    <w:rsid w:val="00F50C5E"/>
    <w:rsid w:val="00F53077"/>
    <w:rsid w:val="00F5448D"/>
    <w:rsid w:val="00F55E48"/>
    <w:rsid w:val="00F5692D"/>
    <w:rsid w:val="00F6102E"/>
    <w:rsid w:val="00F66A4F"/>
    <w:rsid w:val="00F73E42"/>
    <w:rsid w:val="00F772CA"/>
    <w:rsid w:val="00F813CA"/>
    <w:rsid w:val="00F82EDA"/>
    <w:rsid w:val="00F82F01"/>
    <w:rsid w:val="00F84118"/>
    <w:rsid w:val="00F86AE0"/>
    <w:rsid w:val="00F87F1B"/>
    <w:rsid w:val="00F91042"/>
    <w:rsid w:val="00F9196E"/>
    <w:rsid w:val="00F9392C"/>
    <w:rsid w:val="00F964DC"/>
    <w:rsid w:val="00FA0293"/>
    <w:rsid w:val="00FA3948"/>
    <w:rsid w:val="00FA4690"/>
    <w:rsid w:val="00FA66C2"/>
    <w:rsid w:val="00FA6BCB"/>
    <w:rsid w:val="00FA7615"/>
    <w:rsid w:val="00FB08C1"/>
    <w:rsid w:val="00FB301C"/>
    <w:rsid w:val="00FC2941"/>
    <w:rsid w:val="00FC3C6A"/>
    <w:rsid w:val="00FC3F55"/>
    <w:rsid w:val="00FD01BE"/>
    <w:rsid w:val="00FD2882"/>
    <w:rsid w:val="00FD3D51"/>
    <w:rsid w:val="00FD4470"/>
    <w:rsid w:val="00FE0089"/>
    <w:rsid w:val="00FE18C9"/>
    <w:rsid w:val="00FE2063"/>
    <w:rsid w:val="00FE436A"/>
    <w:rsid w:val="00FE505C"/>
    <w:rsid w:val="00FE6227"/>
    <w:rsid w:val="00FF49A1"/>
    <w:rsid w:val="00FF4AAD"/>
    <w:rsid w:val="00FF6D09"/>
    <w:rsid w:val="00FF755C"/>
    <w:rsid w:val="00FF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;"/>
  <w14:docId w14:val="753DF2B9"/>
  <w15:chartTrackingRefBased/>
  <w15:docId w15:val="{44A83546-A9F9-447E-8902-8B34FFBA9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3" w:qFormat="1"/>
    <w:lsdException w:name="heading 2" w:uiPriority="3" w:qFormat="1"/>
    <w:lsdException w:name="heading 3" w:uiPriority="3" w:qFormat="1"/>
    <w:lsdException w:name="heading 4" w:uiPriority="3" w:qFormat="1"/>
    <w:lsdException w:name="heading 5" w:uiPriority="3" w:qFormat="1"/>
    <w:lsdException w:name="heading 6" w:uiPriority="3" w:qFormat="1"/>
    <w:lsdException w:name="heading 7" w:uiPriority="3" w:qFormat="1"/>
    <w:lsdException w:name="heading 8" w:uiPriority="3" w:qFormat="1"/>
    <w:lsdException w:name="heading 9" w:uiPriority="3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uiPriority="1" w:qFormat="1"/>
    <w:lsdException w:name="Default Paragraph Font" w:uiPriority="1"/>
    <w:lsdException w:name="Subtitle" w:uiPriority="2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Definition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0324"/>
    <w:pPr>
      <w:jc w:val="both"/>
    </w:pPr>
    <w:rPr>
      <w:rFonts w:ascii="Arial" w:hAnsi="Arial" w:cs="Arial"/>
      <w:szCs w:val="24"/>
    </w:rPr>
  </w:style>
  <w:style w:type="paragraph" w:styleId="Titre1">
    <w:name w:val="heading 1"/>
    <w:next w:val="Titre2"/>
    <w:link w:val="Titre1Car"/>
    <w:uiPriority w:val="3"/>
    <w:qFormat/>
    <w:rsid w:val="00C30324"/>
    <w:pPr>
      <w:numPr>
        <w:numId w:val="36"/>
      </w:numPr>
      <w:spacing w:before="240" w:after="240"/>
      <w:ind w:left="431" w:hanging="431"/>
      <w:jc w:val="both"/>
      <w:outlineLvl w:val="0"/>
    </w:pPr>
    <w:rPr>
      <w:rFonts w:ascii="Arial" w:hAnsi="Arial" w:cs="Arial"/>
      <w:b/>
      <w:bCs/>
      <w:color w:val="1891F6"/>
      <w:sz w:val="28"/>
      <w:szCs w:val="108"/>
    </w:rPr>
  </w:style>
  <w:style w:type="paragraph" w:styleId="Titre2">
    <w:name w:val="heading 2"/>
    <w:next w:val="Titre3"/>
    <w:link w:val="Titre2Car"/>
    <w:uiPriority w:val="3"/>
    <w:qFormat/>
    <w:rsid w:val="00C30324"/>
    <w:pPr>
      <w:numPr>
        <w:ilvl w:val="1"/>
        <w:numId w:val="36"/>
      </w:numPr>
      <w:spacing w:before="240" w:after="240"/>
      <w:ind w:left="576"/>
      <w:outlineLvl w:val="1"/>
    </w:pPr>
    <w:rPr>
      <w:rFonts w:ascii="Arial" w:hAnsi="Arial" w:cs="Arial"/>
      <w:b/>
      <w:color w:val="152C73"/>
      <w:sz w:val="28"/>
      <w:szCs w:val="108"/>
    </w:rPr>
  </w:style>
  <w:style w:type="paragraph" w:styleId="Titre3">
    <w:name w:val="heading 3"/>
    <w:basedOn w:val="Titre2"/>
    <w:next w:val="Normal"/>
    <w:link w:val="Titre3Car"/>
    <w:uiPriority w:val="3"/>
    <w:qFormat/>
    <w:rsid w:val="001B5F2C"/>
    <w:pPr>
      <w:numPr>
        <w:ilvl w:val="2"/>
        <w:numId w:val="0"/>
      </w:numPr>
      <w:tabs>
        <w:tab w:val="left" w:pos="1701"/>
      </w:tabs>
      <w:outlineLvl w:val="2"/>
    </w:pPr>
    <w:rPr>
      <w:i/>
      <w:smallCaps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3"/>
    <w:qFormat/>
    <w:rsid w:val="00C30324"/>
    <w:pPr>
      <w:keepNext/>
      <w:numPr>
        <w:ilvl w:val="3"/>
        <w:numId w:val="36"/>
      </w:numPr>
      <w:pBdr>
        <w:bottom w:val="single" w:sz="4" w:space="1" w:color="auto"/>
      </w:pBdr>
      <w:tabs>
        <w:tab w:val="left" w:pos="2160"/>
      </w:tabs>
      <w:outlineLvl w:val="3"/>
    </w:pPr>
    <w:rPr>
      <w:b/>
      <w:i/>
      <w:color w:val="000000"/>
    </w:rPr>
  </w:style>
  <w:style w:type="paragraph" w:styleId="Titre5">
    <w:name w:val="heading 5"/>
    <w:basedOn w:val="Normal"/>
    <w:next w:val="Normal"/>
    <w:link w:val="Titre5Car"/>
    <w:uiPriority w:val="3"/>
    <w:qFormat/>
    <w:rsid w:val="001B5F2C"/>
    <w:pPr>
      <w:numPr>
        <w:ilvl w:val="4"/>
        <w:numId w:val="36"/>
      </w:numPr>
      <w:pBdr>
        <w:bottom w:val="single" w:sz="4" w:space="1" w:color="auto"/>
      </w:pBdr>
      <w:outlineLvl w:val="4"/>
    </w:pPr>
    <w:rPr>
      <w:color w:val="000000"/>
    </w:rPr>
  </w:style>
  <w:style w:type="paragraph" w:styleId="Titre6">
    <w:name w:val="heading 6"/>
    <w:basedOn w:val="Normal"/>
    <w:next w:val="Normal"/>
    <w:uiPriority w:val="3"/>
    <w:qFormat/>
    <w:pPr>
      <w:keepNext/>
      <w:numPr>
        <w:ilvl w:val="5"/>
        <w:numId w:val="36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uiPriority w:val="3"/>
    <w:qFormat/>
    <w:pPr>
      <w:keepNext/>
      <w:numPr>
        <w:ilvl w:val="6"/>
        <w:numId w:val="36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uiPriority w:val="3"/>
    <w:qFormat/>
    <w:pPr>
      <w:keepNext/>
      <w:numPr>
        <w:ilvl w:val="7"/>
        <w:numId w:val="36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uiPriority w:val="3"/>
    <w:qFormat/>
    <w:pPr>
      <w:keepNext/>
      <w:numPr>
        <w:ilvl w:val="8"/>
        <w:numId w:val="36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outlineLvl w:val="9"/>
    </w:pPr>
    <w:rPr>
      <w:i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</w:pPr>
  </w:style>
  <w:style w:type="character" w:styleId="Lienhypertexte">
    <w:name w:val="Hyperlink"/>
    <w:uiPriority w:val="99"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0F3345"/>
    <w:pPr>
      <w:numPr>
        <w:numId w:val="9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B233E6"/>
    <w:pPr>
      <w:numPr>
        <w:numId w:val="8"/>
      </w:num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B233E6"/>
    <w:rPr>
      <w:rFonts w:ascii="Arial" w:hAnsi="Arial"/>
      <w:sz w:val="18"/>
    </w:rPr>
  </w:style>
  <w:style w:type="character" w:styleId="Accentuation">
    <w:name w:val="Emphasis"/>
    <w:qFormat/>
    <w:rsid w:val="00C04C6C"/>
    <w:rPr>
      <w:i/>
      <w:iCs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paragraph" w:styleId="Textedebulles">
    <w:name w:val="Balloon Text"/>
    <w:basedOn w:val="Normal"/>
    <w:link w:val="TextedebullesCar"/>
    <w:rsid w:val="009313F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1B5F2C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rsid w:val="005B7213"/>
    <w:pPr>
      <w:spacing w:before="100" w:beforeAutospacing="1" w:after="100" w:afterAutospacing="1"/>
    </w:pPr>
    <w:rPr>
      <w:rFonts w:eastAsia="Arial Unicode MS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uiPriority w:val="22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</w:pPr>
    <w:rPr>
      <w:rFonts w:eastAsia="MS Mincho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</w:pPr>
    <w:rPr>
      <w:rFonts w:eastAsia="MS Mincho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</w:pPr>
    <w:rPr>
      <w:rFonts w:eastAsia="MS Mincho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</w:pPr>
    <w:rPr>
      <w:rFonts w:eastAsia="MS Mincho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</w:pPr>
    <w:rPr>
      <w:rFonts w:eastAsia="MS Mincho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</w:pPr>
    <w:rPr>
      <w:rFonts w:ascii="Antique Olive" w:hAnsi="Antique Olive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character" w:customStyle="1" w:styleId="TextedebullesCar">
    <w:name w:val="Texte de bulles Car"/>
    <w:link w:val="Textedebulles"/>
    <w:rsid w:val="009313FE"/>
    <w:rPr>
      <w:rFonts w:ascii="Tahoma" w:hAnsi="Tahoma" w:cs="Tahoma"/>
      <w:sz w:val="16"/>
      <w:szCs w:val="16"/>
    </w:rPr>
  </w:style>
  <w:style w:type="character" w:customStyle="1" w:styleId="nrmp">
    <w:name w:val="nrmp"/>
    <w:rsid w:val="00FA7615"/>
  </w:style>
  <w:style w:type="paragraph" w:customStyle="1" w:styleId="nrmfiguretitre">
    <w:name w:val="nrmfiguretitre"/>
    <w:basedOn w:val="Normal"/>
    <w:rsid w:val="00477848"/>
    <w:pPr>
      <w:spacing w:line="312" w:lineRule="atLeast"/>
    </w:pPr>
    <w:rPr>
      <w:rFonts w:ascii="Times New Roman" w:hAnsi="Times New Roman"/>
    </w:rPr>
  </w:style>
  <w:style w:type="character" w:customStyle="1" w:styleId="Titre2Car">
    <w:name w:val="Titre 2 Car"/>
    <w:basedOn w:val="Titre1Car"/>
    <w:link w:val="Titre2"/>
    <w:uiPriority w:val="3"/>
    <w:rsid w:val="00C30324"/>
    <w:rPr>
      <w:rFonts w:ascii="Arial" w:hAnsi="Arial" w:cs="Arial"/>
      <w:b/>
      <w:bCs w:val="0"/>
      <w:color w:val="152C73"/>
      <w:sz w:val="28"/>
      <w:szCs w:val="108"/>
    </w:rPr>
  </w:style>
  <w:style w:type="paragraph" w:styleId="Paragraphedeliste">
    <w:name w:val="List Paragraph"/>
    <w:basedOn w:val="Normal"/>
    <w:uiPriority w:val="34"/>
    <w:qFormat/>
    <w:rsid w:val="001B5F2C"/>
    <w:pPr>
      <w:ind w:left="720"/>
      <w:contextualSpacing/>
    </w:pPr>
  </w:style>
  <w:style w:type="table" w:styleId="Grilledetableauclaire">
    <w:name w:val="Grid Table Light"/>
    <w:basedOn w:val="TableauNormal"/>
    <w:uiPriority w:val="40"/>
    <w:rsid w:val="00204E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ous-titre">
    <w:name w:val="Subtitle"/>
    <w:basedOn w:val="Titre1"/>
    <w:next w:val="Normal"/>
    <w:link w:val="Sous-titreCar"/>
    <w:uiPriority w:val="2"/>
    <w:qFormat/>
    <w:rsid w:val="001B5F2C"/>
    <w:pPr>
      <w:numPr>
        <w:numId w:val="0"/>
      </w:numPr>
      <w:ind w:left="360"/>
    </w:pPr>
    <w:rPr>
      <w:bCs w:val="0"/>
      <w:sz w:val="72"/>
      <w:lang w:val="en-US"/>
    </w:rPr>
  </w:style>
  <w:style w:type="character" w:customStyle="1" w:styleId="Sous-titreCar">
    <w:name w:val="Sous-titre Car"/>
    <w:basedOn w:val="Policepardfaut"/>
    <w:link w:val="Sous-titre"/>
    <w:uiPriority w:val="2"/>
    <w:rsid w:val="001B5F2C"/>
    <w:rPr>
      <w:rFonts w:ascii="Arial" w:hAnsi="Arial" w:cs="Arial"/>
      <w:b/>
      <w:color w:val="1891F6"/>
      <w:sz w:val="72"/>
      <w:szCs w:val="108"/>
      <w:lang w:val="en-US"/>
    </w:rPr>
  </w:style>
  <w:style w:type="character" w:styleId="Textedelespacerserv">
    <w:name w:val="Placeholder Text"/>
    <w:basedOn w:val="Policepardfaut"/>
    <w:uiPriority w:val="99"/>
    <w:semiHidden/>
    <w:rsid w:val="0092031C"/>
    <w:rPr>
      <w:color w:val="808080"/>
    </w:rPr>
  </w:style>
  <w:style w:type="character" w:customStyle="1" w:styleId="En-tteCar">
    <w:name w:val="En-tête Car"/>
    <w:basedOn w:val="Policepardfaut"/>
    <w:link w:val="En-tt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Titre1Car">
    <w:name w:val="Titre 1 Car"/>
    <w:basedOn w:val="Policepardfaut"/>
    <w:link w:val="Titre1"/>
    <w:uiPriority w:val="3"/>
    <w:rsid w:val="00C30324"/>
    <w:rPr>
      <w:rFonts w:ascii="Arial" w:hAnsi="Arial" w:cs="Arial"/>
      <w:b/>
      <w:bCs/>
      <w:color w:val="1891F6"/>
      <w:sz w:val="28"/>
      <w:szCs w:val="108"/>
    </w:rPr>
  </w:style>
  <w:style w:type="paragraph" w:styleId="Titre">
    <w:name w:val="Title"/>
    <w:basedOn w:val="Normal"/>
    <w:next w:val="Normal"/>
    <w:link w:val="TitreCar"/>
    <w:uiPriority w:val="1"/>
    <w:qFormat/>
    <w:rsid w:val="001B5F2C"/>
    <w:rPr>
      <w:bCs/>
      <w:color w:val="152C73"/>
      <w:sz w:val="108"/>
      <w:szCs w:val="108"/>
      <w:lang w:val="en-US"/>
    </w:rPr>
  </w:style>
  <w:style w:type="character" w:customStyle="1" w:styleId="TitreCar">
    <w:name w:val="Titre Car"/>
    <w:basedOn w:val="Policepardfaut"/>
    <w:link w:val="Titre"/>
    <w:uiPriority w:val="1"/>
    <w:rsid w:val="001B5F2C"/>
    <w:rPr>
      <w:rFonts w:ascii="Arial" w:hAnsi="Arial" w:cs="Arial"/>
      <w:bCs/>
      <w:color w:val="152C73"/>
      <w:sz w:val="108"/>
      <w:szCs w:val="108"/>
      <w:lang w:val="en-US"/>
    </w:rPr>
  </w:style>
  <w:style w:type="character" w:customStyle="1" w:styleId="Titre3Car">
    <w:name w:val="Titre 3 Car"/>
    <w:basedOn w:val="Policepardfaut"/>
    <w:link w:val="Titre3"/>
    <w:uiPriority w:val="3"/>
    <w:rsid w:val="001B5F2C"/>
    <w:rPr>
      <w:rFonts w:ascii="Arial" w:hAnsi="Arial" w:cs="Arial"/>
      <w:b/>
      <w:bCs/>
      <w:i/>
      <w:smallCaps/>
      <w:color w:val="152C73"/>
      <w:sz w:val="22"/>
      <w:szCs w:val="108"/>
      <w:u w:val="single"/>
    </w:rPr>
  </w:style>
  <w:style w:type="character" w:customStyle="1" w:styleId="Titre4Car">
    <w:name w:val="Titre 4 Car"/>
    <w:basedOn w:val="Policepardfaut"/>
    <w:link w:val="Titre4"/>
    <w:uiPriority w:val="3"/>
    <w:rsid w:val="00C30324"/>
    <w:rPr>
      <w:rFonts w:ascii="Arial" w:hAnsi="Arial" w:cs="Arial"/>
      <w:b/>
      <w:i/>
      <w:color w:val="000000"/>
      <w:szCs w:val="24"/>
    </w:rPr>
  </w:style>
  <w:style w:type="character" w:customStyle="1" w:styleId="Titre5Car">
    <w:name w:val="Titre 5 Car"/>
    <w:basedOn w:val="Policepardfaut"/>
    <w:link w:val="Titre5"/>
    <w:uiPriority w:val="3"/>
    <w:rsid w:val="001B5F2C"/>
    <w:rPr>
      <w:rFonts w:asciiTheme="minorHAnsi" w:hAnsiTheme="minorHAnsi" w:cs="Arial"/>
      <w:color w:val="000000"/>
      <w:szCs w:val="24"/>
    </w:rPr>
  </w:style>
  <w:style w:type="paragraph" w:customStyle="1" w:styleId="Tableau-En-tteLigne">
    <w:name w:val="Tableau - En-tête Ligne"/>
    <w:basedOn w:val="Normal"/>
    <w:link w:val="Tableau-En-tteLigneCar"/>
    <w:qFormat/>
    <w:rsid w:val="00C30324"/>
    <w:rPr>
      <w:b/>
      <w:color w:val="FFFFFF" w:themeColor="background1"/>
    </w:rPr>
  </w:style>
  <w:style w:type="paragraph" w:customStyle="1" w:styleId="Tableau-1erColonne">
    <w:name w:val="Tableau - 1er Colonne"/>
    <w:basedOn w:val="Normal"/>
    <w:link w:val="Tableau-1erColonneCar"/>
    <w:qFormat/>
    <w:rsid w:val="00F30609"/>
    <w:pPr>
      <w:jc w:val="left"/>
    </w:pPr>
    <w:rPr>
      <w:color w:val="FFFFFF" w:themeColor="background1"/>
      <w:lang w:val="en-US"/>
    </w:rPr>
  </w:style>
  <w:style w:type="character" w:customStyle="1" w:styleId="Tableau-En-tteLigneCar">
    <w:name w:val="Tableau - En-tête Ligne Car"/>
    <w:basedOn w:val="Policepardfaut"/>
    <w:link w:val="Tableau-En-tteLigne"/>
    <w:rsid w:val="00C30324"/>
    <w:rPr>
      <w:rFonts w:ascii="Arial" w:hAnsi="Arial" w:cs="Arial"/>
      <w:b/>
      <w:color w:val="FFFFFF" w:themeColor="background1"/>
      <w:szCs w:val="24"/>
    </w:rPr>
  </w:style>
  <w:style w:type="character" w:customStyle="1" w:styleId="Tableau-1erColonneCar">
    <w:name w:val="Tableau - 1er Colonne Car"/>
    <w:basedOn w:val="Policepardfaut"/>
    <w:link w:val="Tableau-1erColonne"/>
    <w:rsid w:val="00F30609"/>
    <w:rPr>
      <w:rFonts w:ascii="Arial" w:hAnsi="Arial" w:cs="Arial"/>
      <w:color w:val="FFFFFF" w:themeColor="background1"/>
      <w:szCs w:val="24"/>
      <w:lang w:val="en-US"/>
    </w:rPr>
  </w:style>
  <w:style w:type="paragraph" w:customStyle="1" w:styleId="Default">
    <w:name w:val="Default"/>
    <w:basedOn w:val="Normal"/>
    <w:rsid w:val="00260131"/>
    <w:pPr>
      <w:autoSpaceDE w:val="0"/>
      <w:autoSpaceDN w:val="0"/>
      <w:jc w:val="left"/>
    </w:pPr>
    <w:rPr>
      <w:rFonts w:ascii="Calibri" w:hAnsi="Calibri" w:cs="Calibri"/>
      <w:color w:val="000000"/>
      <w:sz w:val="24"/>
      <w:lang w:eastAsia="en-US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A85220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rsid w:val="00EE5D5F"/>
    <w:pPr>
      <w:tabs>
        <w:tab w:val="left" w:pos="400"/>
        <w:tab w:val="right" w:leader="underscore" w:pos="9628"/>
      </w:tabs>
      <w:spacing w:before="120"/>
      <w:jc w:val="left"/>
    </w:pPr>
    <w:rPr>
      <w:rFonts w:asciiTheme="minorHAnsi" w:hAnsiTheme="minorHAnsi" w:cstheme="minorHAnsi"/>
      <w:b/>
      <w:bCs/>
      <w:i/>
      <w:iCs/>
      <w:noProof/>
      <w:color w:val="0070C0"/>
      <w:sz w:val="24"/>
    </w:rPr>
  </w:style>
  <w:style w:type="paragraph" w:styleId="TM2">
    <w:name w:val="toc 2"/>
    <w:basedOn w:val="Normal"/>
    <w:next w:val="Normal"/>
    <w:autoRedefine/>
    <w:uiPriority w:val="39"/>
    <w:rsid w:val="00EE5D5F"/>
    <w:pPr>
      <w:tabs>
        <w:tab w:val="left" w:pos="800"/>
        <w:tab w:val="right" w:leader="underscore" w:pos="9628"/>
      </w:tabs>
      <w:spacing w:before="120"/>
      <w:ind w:left="200"/>
      <w:jc w:val="left"/>
    </w:pPr>
    <w:rPr>
      <w:rFonts w:asciiTheme="minorHAnsi" w:hAnsiTheme="minorHAnsi" w:cstheme="minorHAnsi"/>
      <w:b/>
      <w:bCs/>
      <w:noProof/>
      <w:sz w:val="22"/>
      <w:szCs w:val="22"/>
    </w:rPr>
  </w:style>
  <w:style w:type="paragraph" w:styleId="TM3">
    <w:name w:val="toc 3"/>
    <w:basedOn w:val="Normal"/>
    <w:next w:val="Normal"/>
    <w:autoRedefine/>
    <w:uiPriority w:val="39"/>
    <w:rsid w:val="005067A5"/>
    <w:pPr>
      <w:ind w:left="400"/>
      <w:jc w:val="left"/>
    </w:pPr>
    <w:rPr>
      <w:rFonts w:asciiTheme="minorHAnsi" w:hAnsiTheme="minorHAnsi" w:cstheme="minorHAnsi"/>
      <w:szCs w:val="20"/>
    </w:rPr>
  </w:style>
  <w:style w:type="paragraph" w:styleId="TM4">
    <w:name w:val="toc 4"/>
    <w:basedOn w:val="Normal"/>
    <w:next w:val="Normal"/>
    <w:autoRedefine/>
    <w:rsid w:val="005067A5"/>
    <w:pPr>
      <w:ind w:left="600"/>
      <w:jc w:val="left"/>
    </w:pPr>
    <w:rPr>
      <w:rFonts w:asciiTheme="minorHAnsi" w:hAnsiTheme="minorHAnsi" w:cstheme="minorHAnsi"/>
      <w:szCs w:val="20"/>
    </w:rPr>
  </w:style>
  <w:style w:type="paragraph" w:styleId="TM5">
    <w:name w:val="toc 5"/>
    <w:basedOn w:val="Normal"/>
    <w:next w:val="Normal"/>
    <w:autoRedefine/>
    <w:rsid w:val="005067A5"/>
    <w:pPr>
      <w:ind w:left="800"/>
      <w:jc w:val="left"/>
    </w:pPr>
    <w:rPr>
      <w:rFonts w:asciiTheme="minorHAnsi" w:hAnsiTheme="minorHAnsi" w:cstheme="minorHAnsi"/>
      <w:szCs w:val="20"/>
    </w:rPr>
  </w:style>
  <w:style w:type="paragraph" w:styleId="TM6">
    <w:name w:val="toc 6"/>
    <w:basedOn w:val="Normal"/>
    <w:next w:val="Normal"/>
    <w:autoRedefine/>
    <w:rsid w:val="005067A5"/>
    <w:pPr>
      <w:ind w:left="1000"/>
      <w:jc w:val="left"/>
    </w:pPr>
    <w:rPr>
      <w:rFonts w:asciiTheme="minorHAnsi" w:hAnsiTheme="minorHAnsi" w:cstheme="minorHAnsi"/>
      <w:szCs w:val="20"/>
    </w:rPr>
  </w:style>
  <w:style w:type="paragraph" w:styleId="TM7">
    <w:name w:val="toc 7"/>
    <w:basedOn w:val="Normal"/>
    <w:next w:val="Normal"/>
    <w:autoRedefine/>
    <w:rsid w:val="005067A5"/>
    <w:pPr>
      <w:ind w:left="1200"/>
      <w:jc w:val="left"/>
    </w:pPr>
    <w:rPr>
      <w:rFonts w:asciiTheme="minorHAnsi" w:hAnsiTheme="minorHAnsi" w:cstheme="minorHAnsi"/>
      <w:szCs w:val="20"/>
    </w:rPr>
  </w:style>
  <w:style w:type="paragraph" w:styleId="TM8">
    <w:name w:val="toc 8"/>
    <w:basedOn w:val="Normal"/>
    <w:next w:val="Normal"/>
    <w:autoRedefine/>
    <w:rsid w:val="005067A5"/>
    <w:pPr>
      <w:ind w:left="1400"/>
      <w:jc w:val="left"/>
    </w:pPr>
    <w:rPr>
      <w:rFonts w:asciiTheme="minorHAnsi" w:hAnsiTheme="minorHAnsi" w:cstheme="minorHAnsi"/>
      <w:szCs w:val="20"/>
    </w:rPr>
  </w:style>
  <w:style w:type="paragraph" w:styleId="TM9">
    <w:name w:val="toc 9"/>
    <w:basedOn w:val="Normal"/>
    <w:next w:val="Normal"/>
    <w:autoRedefine/>
    <w:rsid w:val="005067A5"/>
    <w:pPr>
      <w:ind w:left="1600"/>
      <w:jc w:val="left"/>
    </w:pPr>
    <w:rPr>
      <w:rFonts w:asciiTheme="minorHAnsi" w:hAnsiTheme="minorHAnsi" w:cstheme="minorHAnsi"/>
      <w:szCs w:val="20"/>
    </w:rPr>
  </w:style>
  <w:style w:type="paragraph" w:styleId="PrformatHTML">
    <w:name w:val="HTML Preformatted"/>
    <w:basedOn w:val="Normal"/>
    <w:link w:val="PrformatHTMLCar"/>
    <w:uiPriority w:val="99"/>
    <w:unhideWhenUsed/>
    <w:rsid w:val="00BD3E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BD3E4E"/>
    <w:rPr>
      <w:rFonts w:ascii="Courier New" w:hAnsi="Courier New" w:cs="Courier New"/>
    </w:rPr>
  </w:style>
  <w:style w:type="character" w:styleId="Mentionnonrsolue">
    <w:name w:val="Unresolved Mention"/>
    <w:basedOn w:val="Policepardfaut"/>
    <w:uiPriority w:val="99"/>
    <w:semiHidden/>
    <w:unhideWhenUsed/>
    <w:rsid w:val="00065213"/>
    <w:rPr>
      <w:color w:val="605E5C"/>
      <w:shd w:val="clear" w:color="auto" w:fill="E1DFDD"/>
    </w:rPr>
  </w:style>
  <w:style w:type="paragraph" w:customStyle="1" w:styleId="TextecourantCar">
    <w:name w:val="Texte courant Car"/>
    <w:basedOn w:val="Normal"/>
    <w:link w:val="TextecourantCarCar"/>
    <w:rsid w:val="00764D06"/>
    <w:pPr>
      <w:spacing w:after="60"/>
      <w:ind w:left="284"/>
    </w:pPr>
    <w:rPr>
      <w:rFonts w:cs="Times New Roman"/>
      <w:sz w:val="18"/>
      <w:szCs w:val="20"/>
    </w:rPr>
  </w:style>
  <w:style w:type="character" w:customStyle="1" w:styleId="TextecourantCarCar">
    <w:name w:val="Texte courant Car Car"/>
    <w:link w:val="TextecourantCar"/>
    <w:rsid w:val="00764D06"/>
    <w:rPr>
      <w:rFonts w:ascii="Arial" w:hAnsi="Arial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3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3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0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6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09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82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9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4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2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7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7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86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8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7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82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5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7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1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2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56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74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16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3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23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7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5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7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95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40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70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8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8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75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3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46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60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5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09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80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2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8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43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8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7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59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1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43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0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5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7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24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38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28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62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2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16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63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46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13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9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1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1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47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3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0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98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77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93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8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53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97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40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0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5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9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7836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3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9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91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6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9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86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54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19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4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6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9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5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7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2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3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25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5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7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07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37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4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89681">
                              <w:marLeft w:val="2700"/>
                              <w:marRight w:val="3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96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9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547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090805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34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1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FE1E5"/>
                                                            <w:left w:val="single" w:sz="6" w:space="0" w:color="DFE1E5"/>
                                                            <w:bottom w:val="single" w:sz="6" w:space="0" w:color="DFE1E5"/>
                                                            <w:right w:val="single" w:sz="6" w:space="0" w:color="DFE1E5"/>
                                                          </w:divBdr>
                                                          <w:divsChild>
                                                            <w:div w:id="871385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924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237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747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3212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1373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5038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4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0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43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45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76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31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25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4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5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91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86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13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36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7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1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92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11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4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1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1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2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332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6763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7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6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8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3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7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5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5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87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56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6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8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6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8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83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5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39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15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8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7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4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49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51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92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4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4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5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2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3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36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6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9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5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36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04626">
                              <w:marLeft w:val="2700"/>
                              <w:marRight w:val="3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07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53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031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589823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60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96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127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FE1E5"/>
                                                            <w:left w:val="single" w:sz="6" w:space="0" w:color="DFE1E5"/>
                                                            <w:bottom w:val="single" w:sz="6" w:space="0" w:color="DFE1E5"/>
                                                            <w:right w:val="single" w:sz="6" w:space="0" w:color="DFE1E5"/>
                                                          </w:divBdr>
                                                          <w:divsChild>
                                                            <w:div w:id="305477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054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016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686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276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7132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6884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4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6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1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8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1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2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0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5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0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0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29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31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77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38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86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43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1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8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83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30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34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07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13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4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0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2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04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96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50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0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83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2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2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2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6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6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96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31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95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37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7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28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39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9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2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22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6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11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5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68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50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58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9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4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4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16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8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47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96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8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55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8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50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6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3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7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09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3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9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15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6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1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0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3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8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0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33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77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90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38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84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7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24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64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8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7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79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2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92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92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5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37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5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29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49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47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66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24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89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25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4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94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69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8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87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1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8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6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6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92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ristian.derrien@cordia.fr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C3F2B264EC54FB78352DB79CD44B6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075BBF-7D49-4258-B526-4BF8FEA29B08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B7413B5ECB374CFF9964B51C2D5992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DA769CB-7BB0-4021-9CEA-21A7667504A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72BC5E81957E4345A8E0F1F537CEB8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F36FF3-8ECC-4387-8D3C-B973ABD2499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9032EF684EF405B8E1D9EA84D6F24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05DBE4-4531-4B03-BF1E-697DC4EAEAF0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8FC7819BD5134BFEBFA0EA37A27FA7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F03CB1-9F9E-4074-9C1F-9C6411DB890D}"/>
      </w:docPartPr>
      <w:docPartBody>
        <w:p w:rsidR="00085718" w:rsidRDefault="00085718" w:rsidP="00085718">
          <w:pPr>
            <w:pStyle w:val="8FC7819BD5134BFEBFA0EA37A27FA7C3"/>
          </w:pPr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E1BD69F375246D68D58AD8A88F48C7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3FB539-E742-4E32-845D-8D699D1D7A22}"/>
      </w:docPartPr>
      <w:docPartBody>
        <w:p w:rsidR="00085718" w:rsidRDefault="00085718" w:rsidP="00085718">
          <w:pPr>
            <w:pStyle w:val="CE1BD69F375246D68D58AD8A88F48C79"/>
          </w:pPr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3B08B2156C7A44CA879633557BF0E5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EF31CC-8E43-42F8-B66B-6D2C379BC56C}"/>
      </w:docPartPr>
      <w:docPartBody>
        <w:p w:rsidR="00B24546" w:rsidRDefault="009D04E8" w:rsidP="009D04E8">
          <w:pPr>
            <w:pStyle w:val="3B08B2156C7A44CA879633557BF0E574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C06512C89CA7409DA29663F558AA0D9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EA0D6B6-F778-49E1-8ABB-B0F009F473F4}"/>
      </w:docPartPr>
      <w:docPartBody>
        <w:p w:rsidR="00B24546" w:rsidRDefault="009D04E8" w:rsidP="009D04E8">
          <w:pPr>
            <w:pStyle w:val="C06512C89CA7409DA29663F558AA0D9B"/>
          </w:pPr>
          <w:r w:rsidRPr="00C3201A">
            <w:rPr>
              <w:rStyle w:val="Textedelespacerserv"/>
            </w:rPr>
            <w:t>[Titre ]</w:t>
          </w:r>
        </w:p>
      </w:docPartBody>
    </w:docPart>
    <w:docPart>
      <w:docPartPr>
        <w:name w:val="99FB8A7DB58740EAB6A6D128BFCDDE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92FC28-A7FE-41AD-B167-6C9053B6C465}"/>
      </w:docPartPr>
      <w:docPartBody>
        <w:p w:rsidR="00B24546" w:rsidRDefault="009D04E8" w:rsidP="009D04E8">
          <w:pPr>
            <w:pStyle w:val="99FB8A7DB58740EAB6A6D128BFCDDE8D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3D104B48DB734C959003D4ED01615C1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D76EF3-FC0C-4F4E-824E-9F58C5913D55}"/>
      </w:docPartPr>
      <w:docPartBody>
        <w:p w:rsidR="00B24546" w:rsidRDefault="009D04E8" w:rsidP="009D04E8">
          <w:pPr>
            <w:pStyle w:val="3D104B48DB734C959003D4ED01615C1D"/>
          </w:pPr>
          <w:r w:rsidRPr="00C3201A">
            <w:rPr>
              <w:rStyle w:val="Textedelespacerserv"/>
            </w:rPr>
            <w:t>[Titre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255"/>
    <w:rsid w:val="00085718"/>
    <w:rsid w:val="000F18F8"/>
    <w:rsid w:val="00117D4B"/>
    <w:rsid w:val="00206D1D"/>
    <w:rsid w:val="00292F3D"/>
    <w:rsid w:val="002A03A4"/>
    <w:rsid w:val="002A38CC"/>
    <w:rsid w:val="002E399F"/>
    <w:rsid w:val="003211E4"/>
    <w:rsid w:val="004647A8"/>
    <w:rsid w:val="004A5195"/>
    <w:rsid w:val="004C1581"/>
    <w:rsid w:val="00513FC2"/>
    <w:rsid w:val="005A3BE2"/>
    <w:rsid w:val="005E5533"/>
    <w:rsid w:val="005F50E9"/>
    <w:rsid w:val="00653B79"/>
    <w:rsid w:val="00676255"/>
    <w:rsid w:val="0071399B"/>
    <w:rsid w:val="00765E71"/>
    <w:rsid w:val="00840273"/>
    <w:rsid w:val="00843385"/>
    <w:rsid w:val="009555B2"/>
    <w:rsid w:val="009D04E8"/>
    <w:rsid w:val="00A53845"/>
    <w:rsid w:val="00B24546"/>
    <w:rsid w:val="00B840BB"/>
    <w:rsid w:val="00B929C0"/>
    <w:rsid w:val="00BC4B0D"/>
    <w:rsid w:val="00C82352"/>
    <w:rsid w:val="00C9340A"/>
    <w:rsid w:val="00CA5D8F"/>
    <w:rsid w:val="00D149AA"/>
    <w:rsid w:val="00D66819"/>
    <w:rsid w:val="00ED2908"/>
    <w:rsid w:val="00EF0700"/>
    <w:rsid w:val="00EF4B40"/>
    <w:rsid w:val="00F2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255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D04E8"/>
    <w:rPr>
      <w:color w:val="808080"/>
    </w:rPr>
  </w:style>
  <w:style w:type="paragraph" w:customStyle="1" w:styleId="518169CE05494A08A091267129937382">
    <w:name w:val="518169CE05494A08A091267129937382"/>
    <w:rsid w:val="00676255"/>
  </w:style>
  <w:style w:type="paragraph" w:customStyle="1" w:styleId="A724416AE8794D26B0D1412FF1D6F54F">
    <w:name w:val="A724416AE8794D26B0D1412FF1D6F54F"/>
    <w:rsid w:val="00676255"/>
  </w:style>
  <w:style w:type="paragraph" w:customStyle="1" w:styleId="524239CC86BE4CF9825882970DE837A1">
    <w:name w:val="524239CC86BE4CF9825882970DE837A1"/>
    <w:rsid w:val="00676255"/>
  </w:style>
  <w:style w:type="paragraph" w:customStyle="1" w:styleId="BC542C5629974EEE979804CAADCAAF85">
    <w:name w:val="BC542C5629974EEE979804CAADCAAF85"/>
    <w:rsid w:val="00676255"/>
  </w:style>
  <w:style w:type="paragraph" w:customStyle="1" w:styleId="68F3EDCD7DA540FCAEF3D4328B864FE5">
    <w:name w:val="68F3EDCD7DA540FCAEF3D4328B864FE5"/>
    <w:rsid w:val="00085718"/>
  </w:style>
  <w:style w:type="paragraph" w:customStyle="1" w:styleId="80196ABE60044473B50FA0D5D6B4AE1A">
    <w:name w:val="80196ABE60044473B50FA0D5D6B4AE1A"/>
    <w:rsid w:val="00085718"/>
  </w:style>
  <w:style w:type="paragraph" w:customStyle="1" w:styleId="8FC7819BD5134BFEBFA0EA37A27FA7C3">
    <w:name w:val="8FC7819BD5134BFEBFA0EA37A27FA7C3"/>
    <w:rsid w:val="00085718"/>
  </w:style>
  <w:style w:type="paragraph" w:customStyle="1" w:styleId="CE1BD69F375246D68D58AD8A88F48C79">
    <w:name w:val="CE1BD69F375246D68D58AD8A88F48C79"/>
    <w:rsid w:val="00085718"/>
  </w:style>
  <w:style w:type="paragraph" w:customStyle="1" w:styleId="5BD436AC92F44BAE8B947BBF16D97FED">
    <w:name w:val="5BD436AC92F44BAE8B947BBF16D97FED"/>
    <w:rsid w:val="009D04E8"/>
  </w:style>
  <w:style w:type="paragraph" w:customStyle="1" w:styleId="3B08B2156C7A44CA879633557BF0E574">
    <w:name w:val="3B08B2156C7A44CA879633557BF0E574"/>
    <w:rsid w:val="009D04E8"/>
  </w:style>
  <w:style w:type="paragraph" w:customStyle="1" w:styleId="C06512C89CA7409DA29663F558AA0D9B">
    <w:name w:val="C06512C89CA7409DA29663F558AA0D9B"/>
    <w:rsid w:val="009D04E8"/>
  </w:style>
  <w:style w:type="paragraph" w:customStyle="1" w:styleId="99FB8A7DB58740EAB6A6D128BFCDDE8D">
    <w:name w:val="99FB8A7DB58740EAB6A6D128BFCDDE8D"/>
    <w:rsid w:val="009D04E8"/>
  </w:style>
  <w:style w:type="paragraph" w:customStyle="1" w:styleId="3D104B48DB734C959003D4ED01615C1D">
    <w:name w:val="3D104B48DB734C959003D4ED01615C1D"/>
    <w:rsid w:val="009D04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70444B-EDAA-46F6-A714-CBAD6E053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697</Words>
  <Characters>3834</Characters>
  <Application>Microsoft Office Word</Application>
  <DocSecurity>0</DocSecurity>
  <Lines>31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Tarif 2021 évents de surpression CORDIA</vt:lpstr>
    </vt:vector>
  </TitlesOfParts>
  <Company>Sicli</Company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Tarif 2021 évents de surpression CORDIA</dc:title>
  <dc:subject>Extinction</dc:subject>
  <dc:creator>GR</dc:creator>
  <cp:keywords>11/05/2021</cp:keywords>
  <dc:description>21-008</dc:description>
  <cp:lastModifiedBy>Catherine</cp:lastModifiedBy>
  <cp:revision>4</cp:revision>
  <cp:lastPrinted>2015-03-12T11:09:00Z</cp:lastPrinted>
  <dcterms:created xsi:type="dcterms:W3CDTF">2021-05-11T05:42:00Z</dcterms:created>
  <dcterms:modified xsi:type="dcterms:W3CDTF">2021-05-11T05:46:00Z</dcterms:modified>
</cp:coreProperties>
</file>